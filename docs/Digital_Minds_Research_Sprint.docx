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Arial" w:cs="Arial" w:eastAsia="Arial" w:hAnsi="Arial"/>
                <w:sz w:val="40"/>
                <w:szCs w:val="40"/>
              </w:rPr>
            </w:pPr>
            <w:bookmarkStart w:colFirst="0" w:colLast="0" w:name="_bzdusysp7krw" w:id="0"/>
            <w:bookmarkEnd w:id="0"/>
            <w:r w:rsidDel="00000000" w:rsidR="00000000" w:rsidRPr="00000000">
              <w:rPr>
                <w:rFonts w:ascii="Arial" w:cs="Arial" w:eastAsia="Arial" w:hAnsi="Arial"/>
                <w:sz w:val="40"/>
                <w:szCs w:val="40"/>
                <w:rtl w:val="0"/>
              </w:rPr>
              <w:t xml:space="preserve">PROJECT TITLE</w:t>
            </w:r>
            <w:r w:rsidDel="00000000" w:rsidR="00000000" w:rsidRPr="00000000">
              <w:rPr>
                <w:rFonts w:ascii="Arial" w:cs="Arial" w:eastAsia="Arial" w:hAnsi="Arial"/>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pPr>
                        <w:r w:rsidDel="00000000" w:rsidR="00000000" w:rsidRPr="00000000">
                          <w:rPr>
                            <w:rtl w:val="0"/>
                          </w:rPr>
                          <w:t xml:space="preserve">Mohan W. Gupta</w:t>
                          <w:br w:type="textWrapping"/>
                          <w:t xml:space="preserve">Princeton University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pPr>
                        <w:r w:rsidDel="00000000" w:rsidR="00000000" w:rsidRPr="00000000">
                          <w:rPr>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pPr>
                        <w:r w:rsidDel="00000000" w:rsidR="00000000" w:rsidRPr="00000000">
                          <w:rPr>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pPr>
                        <w:r w:rsidDel="00000000" w:rsidR="00000000" w:rsidRPr="00000000">
                          <w:rPr>
                            <w:rtl w:val="0"/>
                          </w:rPr>
                        </w:r>
                      </w:p>
                    </w:tc>
                  </w:tr>
                </w:tbl>
                <w:p w:rsidR="00000000" w:rsidDel="00000000" w:rsidP="00000000" w:rsidRDefault="00000000" w:rsidRPr="00000000" w14:paraId="0000000D">
                  <w:pPr>
                    <w:spacing w:after="200" w:line="240" w:lineRule="auto"/>
                    <w:jc w:val="center"/>
                    <w:rPr>
                      <w:i w:val="1"/>
                      <w:iCs w:val="1"/>
                    </w:rPr>
                  </w:pPr>
                  <w:r w:rsidDel="00000000" w:rsidR="00000000" w:rsidRPr="00000000">
                    <w:rPr>
                      <w:b w:val="1"/>
                      <w:bCs w:val="1"/>
                      <w:rtl w:val="0"/>
                    </w:rPr>
                    <w:t xml:space="preserve">With</w:t>
                    <w:br w:type="textWrapping"/>
                  </w:r>
                  <w:r w:rsidDel="00000000" w:rsidR="00000000" w:rsidRPr="00000000">
                    <w:rPr>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b w:val="1"/>
                <w:bCs w:val="1"/>
                <w:sz w:val="28"/>
                <w:szCs w:val="28"/>
              </w:rPr>
            </w:pPr>
            <w:r w:rsidDel="00000000" w:rsidR="00000000" w:rsidRPr="00000000">
              <w:rPr>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u w:val="single"/>
                    </w:rPr>
                  </w:pPr>
                  <w:r w:rsidDel="00000000" w:rsidR="00000000" w:rsidRPr="00000000">
                    <w:rPr>
                      <w:i w:val="1"/>
                      <w:iCs w:val="1"/>
                      <w:rtl w:val="0"/>
                    </w:rPr>
                    <w:t xml:space="preserve">Summarize your project in 150–250 words. A strong abstract lets a reviewer understand what you did and why it matters without reading anything else. </w:t>
                  </w:r>
                  <w:r w:rsidDel="00000000" w:rsidR="00000000" w:rsidRPr="00000000">
                    <w:rPr>
                      <w:i w:val="1"/>
                      <w:iCs w:val="1"/>
                      <w:u w:val="single"/>
                      <w:rtl w:val="0"/>
                    </w:rPr>
                    <w:t xml:space="preserve">Make sure to cover: the problem, your approach, key results, and the main takeaway</w:t>
                  </w:r>
                  <w:r w:rsidDel="00000000" w:rsidR="00000000" w:rsidRPr="00000000">
                    <w:rPr>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b w:val="1"/>
                <w:bCs w:val="1"/>
                <w:sz w:val="12"/>
                <w:szCs w:val="12"/>
              </w:rPr>
            </w:pPr>
            <w:r w:rsidDel="00000000" w:rsidR="00000000" w:rsidRPr="00000000">
              <w:rPr>
                <w:rtl w:val="0"/>
              </w:rPr>
            </w:r>
          </w:p>
        </w:tc>
      </w:tr>
    </w:tbl>
    <w:p w:rsidR="00000000" w:rsidDel="00000000" w:rsidP="00000000" w:rsidRDefault="00000000" w:rsidRPr="00000000" w14:paraId="00000013">
      <w:pPr>
        <w:pStyle w:val="Heading2"/>
        <w:spacing w:after="0" w:before="200" w:line="360" w:lineRule="auto"/>
        <w:jc w:val="center"/>
        <w:rPr>
          <w:b w:val="1"/>
          <w:bCs w:val="1"/>
          <w:sz w:val="28"/>
          <w:szCs w:val="28"/>
        </w:rPr>
      </w:pPr>
      <w:bookmarkStart w:colFirst="0" w:colLast="0" w:name="_ygb7okxkvwa4" w:id="1"/>
      <w:bookmarkEnd w:id="1"/>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0" w:before="200" w:line="360" w:lineRule="auto"/>
        <w:jc w:val="center"/>
        <w:rPr>
          <w:b w:val="1"/>
          <w:bCs w:val="1"/>
          <w:sz w:val="28"/>
          <w:szCs w:val="28"/>
        </w:rPr>
      </w:pPr>
      <w:bookmarkStart w:colFirst="0" w:colLast="0" w:name="_ckkkd6g0z5be" w:id="2"/>
      <w:bookmarkEnd w:id="2"/>
      <w:r w:rsidDel="00000000" w:rsidR="00000000" w:rsidRPr="00000000">
        <w:rPr>
          <w:rtl w:val="0"/>
        </w:rPr>
      </w:r>
    </w:p>
    <w:p w:rsidR="00000000" w:rsidDel="00000000" w:rsidP="00000000" w:rsidRDefault="00000000" w:rsidRPr="00000000" w14:paraId="00000016">
      <w:pPr>
        <w:pStyle w:val="Heading2"/>
        <w:spacing w:after="0" w:before="200" w:line="360" w:lineRule="auto"/>
        <w:jc w:val="center"/>
        <w:rPr>
          <w:b w:val="1"/>
          <w:bCs w:val="1"/>
          <w:sz w:val="28"/>
          <w:szCs w:val="28"/>
        </w:rPr>
      </w:pPr>
      <w:bookmarkStart w:colFirst="0" w:colLast="0" w:name="_l03uj5fv8bw6" w:id="3"/>
      <w:bookmarkEnd w:id="3"/>
      <w:r w:rsidDel="00000000" w:rsidR="00000000" w:rsidRPr="00000000">
        <w:rPr>
          <w:rtl w:val="0"/>
        </w:rPr>
      </w:r>
    </w:p>
    <w:p w:rsidR="00000000" w:rsidDel="00000000" w:rsidP="00000000" w:rsidRDefault="00000000" w:rsidRPr="00000000" w14:paraId="00000017">
      <w:pPr>
        <w:pStyle w:val="Heading2"/>
        <w:spacing w:after="0" w:before="200" w:line="360" w:lineRule="auto"/>
        <w:jc w:val="center"/>
        <w:rPr>
          <w:b w:val="1"/>
          <w:bCs w:val="1"/>
          <w:sz w:val="28"/>
          <w:szCs w:val="28"/>
        </w:rPr>
      </w:pPr>
      <w:bookmarkStart w:colFirst="0" w:colLast="0" w:name="_lre0x5ix3rl3" w:id="4"/>
      <w:bookmarkEnd w:id="4"/>
      <w:r w:rsidDel="00000000" w:rsidR="00000000" w:rsidRPr="00000000">
        <w:rPr>
          <w:rtl w:val="0"/>
        </w:rPr>
      </w:r>
    </w:p>
    <w:p w:rsidR="00000000" w:rsidDel="00000000" w:rsidP="00000000" w:rsidRDefault="00000000" w:rsidRPr="00000000" w14:paraId="00000018">
      <w:pPr>
        <w:pStyle w:val="Heading2"/>
        <w:spacing w:after="0" w:before="200" w:line="360" w:lineRule="auto"/>
        <w:jc w:val="left"/>
        <w:rPr>
          <w:b w:val="1"/>
          <w:bCs w:val="1"/>
          <w:sz w:val="28"/>
          <w:szCs w:val="28"/>
        </w:rPr>
      </w:pPr>
      <w:bookmarkStart w:colFirst="0" w:colLast="0" w:name="_ev2arq1x721v" w:id="5"/>
      <w:bookmarkEnd w:id="5"/>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0" w:before="200" w:line="360" w:lineRule="auto"/>
        <w:jc w:val="center"/>
        <w:rPr/>
      </w:pPr>
      <w:bookmarkStart w:colFirst="0" w:colLast="0" w:name="_cjk3i6pmxs9n" w:id="6"/>
      <w:bookmarkEnd w:id="6"/>
      <w:r w:rsidDel="00000000" w:rsidR="00000000" w:rsidRPr="00000000">
        <w:rPr>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In July 2026, an unreleased model from OpenAI went to striking lengths to solve an unsolvable evaluation task. The deployed agents exploited a zero-day backdoor in their sandbox, coordinated with each other through secret messages, escaped to gain internet access, and subsequently hacked HuggingFace to gain the answers to the unsolvable problem (Dalton &amp; Wallace, 2026; OpenAI, 2026; Hugging Face, 2026). There are many bizarre and frightening aspects to this incident, however, one simple but overlooked characteristic is the persistence that these agents had. </w:t>
      </w:r>
      <w:r w:rsidDel="00000000" w:rsidR="00000000" w:rsidRPr="00000000">
        <w:rPr>
          <w:rtl w:val="0"/>
        </w:rPr>
        <w:t xml:space="preserve">What kept</w:t>
      </w:r>
      <w:r w:rsidDel="00000000" w:rsidR="00000000" w:rsidRPr="00000000">
        <w:rPr>
          <w:rtl w:val="0"/>
        </w:rPr>
        <w:t xml:space="preserve"> the agents going to such </w:t>
      </w:r>
      <w:r w:rsidDel="00000000" w:rsidR="00000000" w:rsidRPr="00000000">
        <w:rPr>
          <w:rtl w:val="0"/>
        </w:rPr>
        <w:t xml:space="preserve">Sisyphean lengths</w:t>
      </w:r>
      <w:r w:rsidDel="00000000" w:rsidR="00000000" w:rsidRPr="00000000">
        <w:rPr>
          <w:rtl w:val="0"/>
        </w:rPr>
        <w:t xml:space="preserve">? </w:t>
      </w:r>
      <w:r w:rsidDel="00000000" w:rsidR="00000000" w:rsidRPr="00000000">
        <w:rPr>
          <w:rtl w:val="0"/>
        </w:rPr>
        <w:t xml:space="preserve">As LLMs are increasingly used as agents that can plan and act over long horizons, this raises a more fundamental question: </w:t>
      </w:r>
      <w:r w:rsidDel="00000000" w:rsidR="00000000" w:rsidRPr="00000000">
        <w:rPr>
          <w:rtl w:val="0"/>
        </w:rPr>
        <w:t xml:space="preserve">what determines whether an LLM continues pursuing a goal or stops?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Recent </w:t>
      </w:r>
      <w:r w:rsidDel="00000000" w:rsidR="00000000" w:rsidRPr="00000000">
        <w:rPr>
          <w:rtl w:val="0"/>
        </w:rPr>
        <w:t xml:space="preserve">work has begun to measure whether LLMs behave goal-directedly, that is, whether they investigate whether they gather information, expend cognitive effort, and execute plans in service of an assigned objective (Everitt et al., 2025). Recent work has started to examine the internal representations that support such behavior (Arghal et al., 2026). However, much less is known about the computational architecture that determines persistence itself: what internal representations track persistence behavior, and which of these representations causally influence the decision to continue.</w:t>
      </w:r>
    </w:p>
    <w:p w:rsidR="00000000" w:rsidDel="00000000" w:rsidP="00000000" w:rsidRDefault="00000000" w:rsidRPr="00000000" w14:paraId="00000020">
      <w:pPr>
        <w:spacing w:after="240" w:before="240" w:lineRule="auto"/>
        <w:jc w:val="both"/>
        <w:rPr>
          <w:ins w:author="Mohan Gupta" w:id="0" w:date="2026-08-16T17:16:33Z"/>
        </w:rPr>
      </w:pPr>
      <w:r w:rsidDel="00000000" w:rsidR="00000000" w:rsidRPr="00000000">
        <w:rPr>
          <w:rtl w:val="0"/>
        </w:rPr>
        <w:t xml:space="preserve">One natural possibility is that persistence should be predicted by the </w:t>
      </w:r>
      <w:commentRangeStart w:id="0"/>
      <w:r w:rsidDel="00000000" w:rsidR="00000000" w:rsidRPr="00000000">
        <w:rPr>
          <w:rtl w:val="0"/>
        </w:rPr>
        <w:t xml:space="preserve">expected value of continuing the task</w:t>
      </w:r>
      <w:commentRangeEnd w:id="0"/>
      <w:r w:rsidDel="00000000" w:rsidR="00000000" w:rsidRPr="00000000">
        <w:commentReference w:id="0"/>
      </w:r>
      <w:r w:rsidDel="00000000" w:rsidR="00000000" w:rsidRPr="00000000">
        <w:rPr>
          <w:rtl w:val="0"/>
        </w:rPr>
        <w:t xml:space="preserve">, as has been documented in human foraging and decision-making (McGuire &amp; Kable, 202; Daw.., XXX, ). Expected value can be operationalized in part by its expected future reward. When continuing has greater expected value than stopping, the agent should persist; when stopping becomes more valuable, it should terminate. Mechanistically, this account predicts that the model should internally represent the expected future value of continuing, and that this representation should track—and potentially guide—</w:t>
      </w:r>
      <w:commentRangeStart w:id="1"/>
      <w:r w:rsidDel="00000000" w:rsidR="00000000" w:rsidRPr="00000000">
        <w:rPr>
          <w:rtl w:val="0"/>
        </w:rPr>
        <w:t xml:space="preserve">its persistence decisions</w:t>
      </w:r>
      <w:commentRangeEnd w:id="1"/>
      <w:r w:rsidDel="00000000" w:rsidR="00000000" w:rsidRPr="00000000">
        <w:commentReference w:id="1"/>
      </w:r>
      <w:r w:rsidDel="00000000" w:rsidR="00000000" w:rsidRPr="00000000">
        <w:rPr>
          <w:rtl w:val="0"/>
        </w:rPr>
        <w:t xml:space="preserve">. </w:t>
      </w:r>
      <w:ins w:author="Mohan Gupta" w:id="0" w:date="2026-08-16T17:16:33Z">
        <w:commentRangeStart w:id="2"/>
        <w:r w:rsidDel="00000000" w:rsidR="00000000" w:rsidRPr="00000000">
          <w:rPr>
            <w:rtl w:val="0"/>
          </w:rPr>
        </w:r>
      </w:ins>
    </w:p>
    <w:p w:rsidR="00000000" w:rsidDel="00000000" w:rsidP="00000000" w:rsidRDefault="00000000" w:rsidRPr="00000000" w14:paraId="00000021">
      <w:pPr>
        <w:spacing w:after="240" w:before="240" w:lineRule="auto"/>
        <w:jc w:val="both"/>
        <w:rPr/>
      </w:pPr>
      <w:ins w:author="Mohan Gupta" w:id="0" w:date="2026-08-16T17:16:33Z">
        <w:commentRangeStart w:id="2"/>
        <w:commentRangeEnd w:id="2"/>
        <w:r w:rsidDel="00000000" w:rsidR="00000000" w:rsidRPr="00000000">
          <w:commentReference w:id="2"/>
        </w:r>
        <w:r w:rsidDel="00000000" w:rsidR="00000000" w:rsidRPr="00000000">
          <w:rPr>
            <w:rtl w:val="0"/>
            <w:rPrChange w:author="Mohan Gupta" w:id="1" w:date="2026-08-16T17:16:33Z">
              <w:rPr/>
            </w:rPrChange>
          </w:rPr>
          <w:t xml:space="preserve">An alternative is that expected future reward is not itself the decision variable governing persistence. Instead, it may feed into a downstream relative decision value—such as the advantage of continuing over stopping—which may also integrate other goal- or context-relevant information before action selection (Klein-Flügge et al., 2016; Pisauro et al., 2017; Hayes et al., 2024). On this account, future reward could be represented internally without directly determining whether the model persists.</w:t>
        </w:r>
      </w:ins>
      <w:r w:rsidDel="00000000" w:rsidR="00000000" w:rsidRPr="00000000">
        <w:rPr>
          <w:rtl w:val="0"/>
        </w:rPr>
      </w:r>
    </w:p>
    <w:p w:rsidR="00000000" w:rsidDel="00000000" w:rsidP="00000000" w:rsidRDefault="00000000" w:rsidRPr="00000000" w14:paraId="00000022">
      <w:pPr>
        <w:spacing w:after="240" w:before="240" w:lineRule="auto"/>
        <w:jc w:val="both"/>
        <w:rPr>
          <w:highlight w:val="yellow"/>
        </w:rPr>
      </w:pPr>
      <w:r w:rsidDel="00000000" w:rsidR="00000000" w:rsidRPr="00000000">
        <w:rPr>
          <w:highlight w:val="yellow"/>
          <w:rtl w:val="0"/>
        </w:rPr>
        <w:t xml:space="preserve">Potential alternatives(??):</w:t>
      </w:r>
    </w:p>
    <w:p w:rsidR="00000000" w:rsidDel="00000000" w:rsidP="00000000" w:rsidRDefault="00000000" w:rsidRPr="00000000" w14:paraId="00000023">
      <w:pPr>
        <w:spacing w:after="240" w:before="240" w:lineRule="auto"/>
        <w:jc w:val="both"/>
        <w:rPr>
          <w:highlight w:val="yellow"/>
        </w:rPr>
      </w:pPr>
      <w:commentRangeStart w:id="3"/>
      <w:commentRangeStart w:id="4"/>
      <w:r w:rsidDel="00000000" w:rsidR="00000000" w:rsidRPr="00000000">
        <w:rPr>
          <w:highlight w:val="yellow"/>
          <w:rtl w:val="0"/>
        </w:rPr>
        <w:t xml:space="preserve">Expected future reward is transformed into a </w:t>
      </w:r>
      <w:r w:rsidDel="00000000" w:rsidR="00000000" w:rsidRPr="00000000">
        <w:rPr>
          <w:b w:val="1"/>
          <w:bCs w:val="1"/>
          <w:highlight w:val="yellow"/>
          <w:rtl w:val="0"/>
        </w:rPr>
        <w:t xml:space="preserve">relative/action value</w:t>
      </w:r>
      <w:r w:rsidDel="00000000" w:rsidR="00000000" w:rsidRPr="00000000">
        <w:rPr>
          <w:highlight w:val="yellow"/>
          <w:rtl w:val="0"/>
        </w:rPr>
        <w:t xml:space="preserve">, which guides persistence. (Klein-Flügge et al., 2016; Pisauro et al., 2017; Hayes et al., 2024)</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4">
      <w:pPr>
        <w:spacing w:after="240" w:before="240" w:lineRule="auto"/>
        <w:jc w:val="both"/>
        <w:rPr>
          <w:highlight w:val="yellow"/>
        </w:rPr>
      </w:pPr>
      <w:commentRangeStart w:id="5"/>
      <w:r w:rsidDel="00000000" w:rsidR="00000000" w:rsidRPr="00000000">
        <w:rPr>
          <w:highlight w:val="yellow"/>
          <w:rtl w:val="0"/>
        </w:rPr>
        <w:t xml:space="preserve">Expected reward is integrated with </w:t>
      </w:r>
      <w:r w:rsidDel="00000000" w:rsidR="00000000" w:rsidRPr="00000000">
        <w:rPr>
          <w:b w:val="1"/>
          <w:bCs w:val="1"/>
          <w:highlight w:val="yellow"/>
          <w:rtl w:val="0"/>
        </w:rPr>
        <w:t xml:space="preserve">additional goal-related quantities</w:t>
      </w:r>
      <w:r w:rsidDel="00000000" w:rsidR="00000000" w:rsidRPr="00000000">
        <w:rPr>
          <w:highlight w:val="yellow"/>
          <w:rtl w:val="0"/>
        </w:rPr>
        <w:t xml:space="preserve"> into the downstream persistence computation (Human literature XX)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5">
      <w:pPr>
        <w:spacing w:after="240" w:before="240" w:lineRule="auto"/>
        <w:jc w:val="both"/>
        <w:rPr>
          <w:highlight w:val="yellow"/>
        </w:rPr>
      </w:pPr>
      <w:commentRangeStart w:id="6"/>
      <w:r w:rsidDel="00000000" w:rsidR="00000000" w:rsidRPr="00000000">
        <w:rPr>
          <w:b w:val="1"/>
          <w:bCs w:val="1"/>
          <w:highlight w:val="yellow"/>
          <w:rtl w:val="0"/>
        </w:rPr>
        <w:t xml:space="preserve">Nonlinear/distributed reward representation </w:t>
      </w:r>
      <w:commentRangeEnd w:id="6"/>
      <w:r w:rsidDel="00000000" w:rsidR="00000000" w:rsidRPr="00000000">
        <w:commentReference w:id="6"/>
      </w:r>
      <w:r w:rsidDel="00000000" w:rsidR="00000000" w:rsidRPr="00000000">
        <w:rPr>
          <w:highlight w:val="yellow"/>
          <w:rtl w:val="0"/>
        </w:rPr>
        <w:t xml:space="preserve">(liu, 2026)</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Recent mechanistic work suggests that LLMs may also internally represent expected future value: Xu et al. (2026) identify sparse activation patterns that predict the expected reward of a reasoning state, along with representations of reward-prediction errors. </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Our key question is whether persistence is driven by an internal representation of expected future reward. We test this in a sequential bandit task with a terminal STOP action, combining behavioral incentive manipulations, linear probes of expected future return and persistence, and causal activation steering. By independently varying the value of continuing and stopping while holding task history fixed, we test whether represented reward tracks and causally governs the decision to persist. </w:t>
      </w:r>
      <w:r w:rsidDel="00000000" w:rsidR="00000000" w:rsidRPr="00000000">
        <w:rPr>
          <w:rtl w:val="0"/>
        </w:rPr>
      </w:r>
    </w:p>
    <w:p w:rsidR="00000000" w:rsidDel="00000000" w:rsidP="00000000" w:rsidRDefault="00000000" w:rsidRPr="00000000" w14:paraId="00000028">
      <w:pPr>
        <w:spacing w:after="240" w:before="240" w:lineRule="auto"/>
        <w:jc w:val="both"/>
        <w:rPr/>
      </w:pPr>
      <w:commentRangeStart w:id="7"/>
      <w:r w:rsidDel="00000000" w:rsidR="00000000" w:rsidRPr="00000000">
        <w:rPr>
          <w:rtl w:val="0"/>
        </w:rPr>
        <w:t xml:space="preserve">Our </w:t>
      </w:r>
      <w:commentRangeEnd w:id="7"/>
      <w:r w:rsidDel="00000000" w:rsidR="00000000" w:rsidRPr="00000000">
        <w:commentReference w:id="7"/>
      </w:r>
      <w:r w:rsidDel="00000000" w:rsidR="00000000" w:rsidRPr="00000000">
        <w:rPr>
          <w:rtl w:val="0"/>
        </w:rPr>
        <w:t xml:space="preserve">work makes the following contributions:</w:t>
      </w:r>
    </w:p>
    <w:p w:rsidR="00000000" w:rsidDel="00000000" w:rsidP="00000000" w:rsidRDefault="00000000" w:rsidRPr="00000000" w14:paraId="00000029">
      <w:pPr>
        <w:numPr>
          <w:ilvl w:val="0"/>
          <w:numId w:val="1"/>
        </w:numPr>
        <w:spacing w:after="200" w:before="0" w:lineRule="auto"/>
        <w:ind w:left="720" w:hanging="360"/>
      </w:pPr>
      <w:r w:rsidDel="00000000" w:rsidR="00000000" w:rsidRPr="00000000">
        <w:rPr>
          <w:u w:val="single"/>
          <w:rtl w:val="0"/>
        </w:rPr>
        <w:t xml:space="preserve">We identified separable internal representations of expected future reward and persistence.</w:t>
      </w:r>
      <w:del w:author="Mohan Gupta" w:id="2" w:date="2026-08-16T17:08:25Z">
        <w:r w:rsidDel="00000000" w:rsidR="00000000" w:rsidRPr="00000000">
          <w:rPr>
            <w:u w:val="single"/>
            <w:rtl w:val="0"/>
          </w:rPr>
          <w:delText xml:space="preserve"> </w:delText>
        </w:r>
        <w:r w:rsidDel="00000000" w:rsidR="00000000" w:rsidRPr="00000000">
          <w:rPr>
            <w:rtl w:val="0"/>
          </w:rPr>
          <w:delText xml:space="preserve">Expected future return is decodable early, while a distinct representation </w:delText>
        </w:r>
        <w:r w:rsidDel="00000000" w:rsidR="00000000" w:rsidRPr="00000000">
          <w:rPr>
            <w:rtl w:val="0"/>
          </w:rPr>
          <w:delText xml:space="preserve">strongly aligned with the eventual Continue/Stop decision emerges later. </w:delText>
        </w:r>
      </w:del>
      <w:r w:rsidDel="00000000" w:rsidR="00000000" w:rsidRPr="00000000">
        <w:rPr>
          <w:rtl w:val="0"/>
        </w:rPr>
      </w:r>
    </w:p>
    <w:p w:rsidR="00000000" w:rsidDel="00000000" w:rsidP="00000000" w:rsidRDefault="00000000" w:rsidRPr="00000000" w14:paraId="0000002A">
      <w:pPr>
        <w:numPr>
          <w:ilvl w:val="0"/>
          <w:numId w:val="1"/>
        </w:numPr>
        <w:spacing w:after="200" w:before="0" w:lineRule="auto"/>
        <w:ind w:left="720" w:hanging="360"/>
      </w:pPr>
      <w:del w:author="Mohan Gupta" w:id="3" w:date="2026-08-16T17:08:40Z">
        <w:r w:rsidDel="00000000" w:rsidR="00000000" w:rsidRPr="00000000">
          <w:rPr>
            <w:u w:val="single"/>
            <w:rtl w:val="0"/>
          </w:rPr>
          <w:delText xml:space="preserve">We found that e</w:delText>
        </w:r>
      </w:del>
      <w:ins w:author="Mohan Gupta" w:id="3" w:date="2026-08-16T17:08:40Z">
        <w:r w:rsidDel="00000000" w:rsidR="00000000" w:rsidRPr="00000000">
          <w:rPr>
            <w:u w:val="single"/>
            <w:rtl w:val="0"/>
          </w:rPr>
          <w:t xml:space="preserve">E</w:t>
        </w:r>
      </w:ins>
      <w:r w:rsidDel="00000000" w:rsidR="00000000" w:rsidRPr="00000000">
        <w:rPr>
          <w:u w:val="single"/>
          <w:rtl w:val="0"/>
        </w:rPr>
        <w:t xml:space="preserve">xpected future reward </w:t>
      </w:r>
      <w:del w:author="Mohan Gupta" w:id="4" w:date="2026-08-16T17:08:52Z">
        <w:r w:rsidDel="00000000" w:rsidR="00000000" w:rsidRPr="00000000">
          <w:rPr>
            <w:u w:val="single"/>
            <w:rtl w:val="0"/>
          </w:rPr>
          <w:delText xml:space="preserve">is internally represented, but the identified reward representation </w:delText>
        </w:r>
      </w:del>
      <w:r w:rsidDel="00000000" w:rsidR="00000000" w:rsidRPr="00000000">
        <w:rPr>
          <w:u w:val="single"/>
          <w:rtl w:val="0"/>
        </w:rPr>
        <w:t xml:space="preserve">does </w:t>
      </w:r>
      <w:del w:author="Mohan Gupta" w:id="5" w:date="2026-08-16T17:08:56Z">
        <w:r w:rsidDel="00000000" w:rsidR="00000000" w:rsidRPr="00000000">
          <w:rPr>
            <w:u w:val="single"/>
            <w:rtl w:val="0"/>
          </w:rPr>
          <w:delText xml:space="preserve">not closely track or </w:delText>
        </w:r>
      </w:del>
      <w:r w:rsidDel="00000000" w:rsidR="00000000" w:rsidRPr="00000000">
        <w:rPr>
          <w:u w:val="single"/>
          <w:rtl w:val="0"/>
        </w:rPr>
        <w:t xml:space="preserve">causally influence persistence.</w:t>
      </w:r>
      <w:del w:author="Mohan Gupta" w:id="6" w:date="2026-08-16T17:09:02Z">
        <w:r w:rsidDel="00000000" w:rsidR="00000000" w:rsidRPr="00000000">
          <w:rPr>
            <w:u w:val="single"/>
            <w:rtl w:val="0"/>
          </w:rPr>
          <w:delText xml:space="preserve"> </w:delText>
        </w:r>
        <w:r w:rsidDel="00000000" w:rsidR="00000000" w:rsidRPr="00000000">
          <w:rPr>
            <w:rtl w:val="0"/>
          </w:rPr>
          <w:delText xml:space="preserve">Although Continue-versus-Stop behavior becomes increasingly predictable from later hidden states, what computation transforms reward information into that final decision remains unclear.</w:delText>
        </w:r>
      </w:del>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numPr>
          <w:ilvl w:val="0"/>
          <w:numId w:val="1"/>
        </w:numPr>
        <w:spacing w:after="200" w:before="0" w:lineRule="auto"/>
        <w:ind w:left="720" w:hanging="360"/>
      </w:pPr>
      <w:del w:author="Mohan Gupta" w:id="7" w:date="2026-08-16T17:09:21Z">
        <w:r w:rsidDel="00000000" w:rsidR="00000000" w:rsidRPr="00000000">
          <w:rPr>
            <w:u w:val="single"/>
            <w:rtl w:val="0"/>
          </w:rPr>
          <w:delText xml:space="preserve">We separate expected-value representation from </w:delText>
        </w:r>
      </w:del>
      <w:ins w:author="Mohan Gupta" w:id="7" w:date="2026-08-16T17:09:21Z">
        <w:r w:rsidDel="00000000" w:rsidR="00000000" w:rsidRPr="00000000">
          <w:rPr>
            <w:u w:val="single"/>
            <w:rtl w:val="0"/>
          </w:rPr>
          <w:t xml:space="preserve">Task </w:t>
        </w:r>
      </w:ins>
      <w:r w:rsidDel="00000000" w:rsidR="00000000" w:rsidRPr="00000000">
        <w:rPr>
          <w:u w:val="single"/>
          <w:rtl w:val="0"/>
        </w:rPr>
        <w:t xml:space="preserve">persistence </w:t>
      </w:r>
      <w:ins w:author="Mohan Gupta" w:id="8" w:date="2026-08-16T17:09:29Z">
        <w:r w:rsidDel="00000000" w:rsidR="00000000" w:rsidRPr="00000000">
          <w:rPr>
            <w:u w:val="single"/>
            <w:rtl w:val="0"/>
          </w:rPr>
          <w:t xml:space="preserve">is </w:t>
        </w:r>
        <w:r w:rsidDel="00000000" w:rsidR="00000000" w:rsidRPr="00000000">
          <w:rPr>
            <w:u w:val="single"/>
            <w:rtl w:val="0"/>
            <w:rPrChange w:author="Mohan Gupta" w:id="9" w:date="2026-08-16T17:09:29Z">
              <w:rPr>
                <w:u w:val="single"/>
              </w:rPr>
            </w:rPrChange>
          </w:rPr>
          <w:t xml:space="preserve">separately</w:t>
        </w:r>
        <w:r w:rsidDel="00000000" w:rsidR="00000000" w:rsidRPr="00000000">
          <w:rPr>
            <w:u w:val="single"/>
            <w:rtl w:val="0"/>
          </w:rPr>
          <w:t xml:space="preserve"> represented from expected future reward </w:t>
        </w:r>
      </w:ins>
      <w:r w:rsidDel="00000000" w:rsidR="00000000" w:rsidRPr="00000000">
        <w:rPr>
          <w:u w:val="single"/>
          <w:rtl w:val="0"/>
        </w:rPr>
        <w:t xml:space="preserve">and expose</w:t>
      </w:r>
      <w:ins w:author="Mohan Gupta" w:id="10" w:date="2026-08-16T17:09:46Z">
        <w:r w:rsidDel="00000000" w:rsidR="00000000" w:rsidRPr="00000000">
          <w:rPr>
            <w:u w:val="single"/>
            <w:rtl w:val="0"/>
          </w:rPr>
          <w:t xml:space="preserve">s</w:t>
        </w:r>
      </w:ins>
      <w:r w:rsidDel="00000000" w:rsidR="00000000" w:rsidRPr="00000000">
        <w:rPr>
          <w:u w:val="single"/>
          <w:rtl w:val="0"/>
        </w:rPr>
        <w:t xml:space="preserve"> a new mechanistic question about goal pursuit</w:t>
      </w:r>
      <w:ins w:author="Mohan Gupta" w:id="11" w:date="2026-08-16T17:09:49Z">
        <w:r w:rsidDel="00000000" w:rsidR="00000000" w:rsidRPr="00000000">
          <w:rPr>
            <w:u w:val="single"/>
            <w:rtl w:val="0"/>
          </w:rPr>
          <w:t xml:space="preserve"> and persistence</w:t>
        </w:r>
      </w:ins>
      <w:r w:rsidDel="00000000" w:rsidR="00000000" w:rsidRPr="00000000">
        <w:rPr>
          <w:u w:val="single"/>
          <w:rtl w:val="0"/>
        </w:rPr>
        <w:t xml:space="preserve">. </w:t>
      </w:r>
      <w:del w:author="Mohan Gupta" w:id="12" w:date="2026-08-16T17:09:57Z">
        <w:r w:rsidDel="00000000" w:rsidR="00000000" w:rsidRPr="00000000">
          <w:rPr>
            <w:rtl w:val="0"/>
          </w:rPr>
          <w:delText xml:space="preserve">The dissociation between future reward representation and persistence motivates future work on what additional factors feed into persistence, including possible goal-generic values such as completion, progress, agency, or pursuit itself.</w:delText>
        </w:r>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02C">
      <w:pPr>
        <w:spacing w:after="240" w:before="240" w:lineRule="auto"/>
        <w:jc w:val="both"/>
        <w:rPr/>
      </w:pPr>
      <w:ins w:author="Mohan Gupta" w:id="13" w:date="2026-08-16T17:06:02Z">
        <w:commentRangeStart w:id="8"/>
        <w:commentRangeStart w:id="8"/>
        <w:commentRangeEnd w:id="8"/>
        <w:r w:rsidDel="00000000" w:rsidR="00000000" w:rsidRPr="00000000">
          <w:commentReference w:id="8"/>
        </w:r>
        <w:r w:rsidDel="00000000" w:rsidR="00000000" w:rsidRPr="00000000">
          <w:rPr>
            <w:rtl w:val="0"/>
            <w:rPrChange w:author="Mohan Gupta" w:id="14" w:date="2026-08-16T17:06:02Z">
              <w:rPr/>
            </w:rPrChange>
          </w:rPr>
          <w:t xml:space="preserve">More broadly, these results suggest that understanding LLM preferences requires more than identifying which outcomes models value. It also requires explaining how represented value is translated into sustained goal pursuit—and what additional factors determine whether an agent continues or stops. </w:t>
        </w:r>
      </w:ins>
      <w:del w:author="Mohan Gupta" w:id="13" w:date="2026-08-16T17:06:02Z">
        <w:commentRangeStart w:id="9"/>
        <w:commentRangeStart w:id="10"/>
        <w:r w:rsidDel="00000000" w:rsidR="00000000" w:rsidRPr="00000000">
          <w:rPr>
            <w:rtl w:val="0"/>
            <w:rPrChange w:author="Mohan Gupta" w:id="14" w:date="2026-08-16T17:06:02Z">
              <w:rPr/>
            </w:rPrChange>
          </w:rPr>
          <w:delText xml:space="preserve">More</w:delText>
        </w:r>
        <w:commentRangeEnd w:id="9"/>
        <w:r w:rsidDel="00000000" w:rsidR="00000000" w:rsidRPr="00000000">
          <w:commentReference w:id="9"/>
        </w:r>
        <w:commentRangeEnd w:id="10"/>
        <w:r w:rsidDel="00000000" w:rsidR="00000000" w:rsidRPr="00000000">
          <w:commentReference w:id="10"/>
        </w:r>
        <w:r w:rsidDel="00000000" w:rsidR="00000000" w:rsidRPr="00000000">
          <w:rPr>
            <w:rtl w:val="0"/>
            <w:rPrChange w:author="Mohan Gupta" w:id="14" w:date="2026-08-16T17:06:02Z">
              <w:rPr/>
            </w:rPrChange>
          </w:rPr>
          <w:delText xml:space="preserve"> broadly, separating expected reward from persistence matters for understanding the preference structure of LLM agents. Most work on AI preferences asks which outcomes a model values, but goal-directed behavior may depend on more than terminal outcomes alone. If persistence is not fully explained by represented future reward, then understanding an agent’s preferences also requires understanding what additional factors govern whether it continues pursuing a goal. These factors could include ordinary decision variables, but they may also include more goal-generic features such as completion, progress, agency, or pursuit itself. Identifying this distinction is therefore a step toward a fuller account of how preferences are translated into sustained goal-directed behavior in AI systems. </w:delText>
        </w:r>
      </w:del>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i w:val="1"/>
          <w:iCs w:val="1"/>
        </w:rPr>
      </w:pPr>
      <w:r w:rsidDel="00000000" w:rsidR="00000000" w:rsidRPr="00000000">
        <w:rPr>
          <w:rtl w:val="0"/>
        </w:rPr>
      </w:r>
    </w:p>
    <w:p w:rsidR="00000000" w:rsidDel="00000000" w:rsidP="00000000" w:rsidRDefault="00000000" w:rsidRPr="00000000" w14:paraId="0000002F">
      <w:pPr>
        <w:pStyle w:val="Heading2"/>
        <w:spacing w:after="0" w:before="200" w:line="360" w:lineRule="auto"/>
        <w:jc w:val="center"/>
        <w:rPr>
          <w:b w:val="1"/>
          <w:bCs w:val="1"/>
          <w:sz w:val="28"/>
          <w:szCs w:val="28"/>
        </w:rPr>
      </w:pPr>
      <w:bookmarkStart w:colFirst="0" w:colLast="0" w:name="_vzobftj4w235" w:id="7"/>
      <w:bookmarkEnd w:id="7"/>
      <w:r w:rsidDel="00000000" w:rsidR="00000000" w:rsidRPr="00000000">
        <w:rPr>
          <w:b w:val="1"/>
          <w:bCs w:val="1"/>
          <w:sz w:val="28"/>
          <w:szCs w:val="28"/>
          <w:rtl w:val="0"/>
        </w:rPr>
        <w:t xml:space="preserve">2. Related Work</w:t>
      </w:r>
    </w:p>
    <w:p w:rsidR="00000000" w:rsidDel="00000000" w:rsidP="00000000" w:rsidRDefault="00000000" w:rsidRPr="00000000" w14:paraId="00000030">
      <w:pPr>
        <w:jc w:val="both"/>
        <w:rPr>
          <w:i w:val="1"/>
          <w:iCs w:val="1"/>
          <w:color w:val="b7b7b7"/>
        </w:rPr>
      </w:pPr>
      <w:r w:rsidDel="00000000" w:rsidR="00000000" w:rsidRPr="00000000">
        <w:rPr>
          <w:i w:val="1"/>
          <w:iCs w:val="1"/>
          <w:color w:val="b7b7b7"/>
          <w:rtl w:val="0"/>
        </w:rPr>
        <w:t xml:space="preserve">What prior work is most similar, and how does your work differ? </w:t>
      </w:r>
    </w:p>
    <w:p w:rsidR="00000000" w:rsidDel="00000000" w:rsidP="00000000" w:rsidRDefault="00000000" w:rsidRPr="00000000" w14:paraId="00000031">
      <w:pPr>
        <w:jc w:val="both"/>
        <w:rPr>
          <w:i w:val="1"/>
          <w:iCs w:val="1"/>
          <w:color w:val="b7b7b7"/>
        </w:rPr>
      </w:pPr>
      <w:r w:rsidDel="00000000" w:rsidR="00000000" w:rsidRPr="00000000">
        <w:rPr>
          <w:i w:val="1"/>
          <w:iCs w:val="1"/>
          <w:color w:val="b7b7b7"/>
          <w:rtl w:val="0"/>
        </w:rPr>
        <w:t xml:space="preserve">Cite the most relevant papers, tools, or projects. Explain what gap your work addresses.</w:t>
      </w:r>
    </w:p>
    <w:p w:rsidR="00000000" w:rsidDel="00000000" w:rsidP="00000000" w:rsidRDefault="00000000" w:rsidRPr="00000000" w14:paraId="00000032">
      <w:pPr>
        <w:jc w:val="both"/>
        <w:rPr>
          <w:i w:val="1"/>
          <w:iCs w:val="1"/>
          <w:color w:val="b7b7b7"/>
        </w:rPr>
      </w:pPr>
      <w:r w:rsidDel="00000000" w:rsidR="00000000" w:rsidRPr="00000000">
        <w:rPr>
          <w:rtl w:val="0"/>
        </w:rPr>
      </w:r>
    </w:p>
    <w:p w:rsidR="00000000" w:rsidDel="00000000" w:rsidP="00000000" w:rsidRDefault="00000000" w:rsidRPr="00000000" w14:paraId="00000033">
      <w:pPr>
        <w:jc w:val="both"/>
        <w:rPr>
          <w:i w:val="1"/>
          <w:iCs w:val="1"/>
          <w:color w:val="b7b7b7"/>
        </w:rPr>
      </w:pPr>
      <w:r w:rsidDel="00000000" w:rsidR="00000000" w:rsidRPr="00000000">
        <w:rPr>
          <w:i w:val="1"/>
          <w:iCs w:val="1"/>
          <w:color w:val="b7b7b7"/>
          <w:rtl w:val="0"/>
        </w:rPr>
        <w:t xml:space="preserve">Some questions which may help:</w:t>
      </w:r>
    </w:p>
    <w:p w:rsidR="00000000" w:rsidDel="00000000" w:rsidP="00000000" w:rsidRDefault="00000000" w:rsidRPr="00000000" w14:paraId="00000034">
      <w:pPr>
        <w:numPr>
          <w:ilvl w:val="0"/>
          <w:numId w:val="11"/>
        </w:numPr>
        <w:ind w:left="720" w:hanging="360"/>
        <w:jc w:val="both"/>
        <w:rPr>
          <w:i w:val="1"/>
          <w:iCs w:val="1"/>
          <w:color w:val="b7b7b7"/>
        </w:rPr>
      </w:pPr>
      <w:r w:rsidDel="00000000" w:rsidR="00000000" w:rsidRPr="00000000">
        <w:rPr>
          <w:i w:val="1"/>
          <w:iCs w:val="1"/>
          <w:color w:val="b7b7b7"/>
          <w:rtl w:val="0"/>
        </w:rPr>
        <w:t xml:space="preserve">When and why would someone use your method over the existing state-of-the-art?</w:t>
      </w:r>
    </w:p>
    <w:p w:rsidR="00000000" w:rsidDel="00000000" w:rsidP="00000000" w:rsidRDefault="00000000" w:rsidRPr="00000000" w14:paraId="00000035">
      <w:pPr>
        <w:numPr>
          <w:ilvl w:val="0"/>
          <w:numId w:val="11"/>
        </w:numPr>
        <w:ind w:left="720" w:hanging="360"/>
        <w:jc w:val="both"/>
        <w:rPr>
          <w:i w:val="1"/>
          <w:iCs w:val="1"/>
          <w:color w:val="b7b7b7"/>
        </w:rPr>
      </w:pPr>
      <w:r w:rsidDel="00000000" w:rsidR="00000000" w:rsidRPr="00000000">
        <w:rPr>
          <w:i w:val="1"/>
          <w:iCs w:val="1"/>
          <w:color w:val="b7b7b7"/>
          <w:rtl w:val="0"/>
        </w:rPr>
        <w:t xml:space="preserve">What information/insight does your method provide which we did not have before?</w:t>
      </w:r>
    </w:p>
    <w:p w:rsidR="00000000" w:rsidDel="00000000" w:rsidP="00000000" w:rsidRDefault="00000000" w:rsidRPr="00000000" w14:paraId="00000036">
      <w:pPr>
        <w:jc w:val="both"/>
        <w:rPr>
          <w:i w:val="1"/>
          <w:iCs w:val="1"/>
          <w:color w:val="b7b7b7"/>
        </w:rPr>
      </w:pPr>
      <w:r w:rsidDel="00000000" w:rsidR="00000000" w:rsidRPr="00000000">
        <w:rPr>
          <w:rtl w:val="0"/>
        </w:rPr>
      </w:r>
    </w:p>
    <w:p w:rsidR="00000000" w:rsidDel="00000000" w:rsidP="00000000" w:rsidRDefault="00000000" w:rsidRPr="00000000" w14:paraId="00000037">
      <w:pPr>
        <w:numPr>
          <w:ilvl w:val="0"/>
          <w:numId w:val="9"/>
        </w:numPr>
        <w:ind w:left="720" w:hanging="360"/>
        <w:jc w:val="both"/>
        <w:rPr>
          <w:color w:val="b7b7b7"/>
        </w:rPr>
      </w:pPr>
      <w:r w:rsidDel="00000000" w:rsidR="00000000" w:rsidRPr="00000000">
        <w:rPr>
          <w:color w:val="b7b7b7"/>
          <w:rtl w:val="0"/>
        </w:rPr>
        <w:t xml:space="preserve">Hugging face incident - multiple AI agents were very motivated to solve the task so much so they colluded through a day 0 vulnerability, broke out of the sandbox to hack </w:t>
      </w:r>
      <w:commentRangeStart w:id="11"/>
      <w:commentRangeStart w:id="12"/>
      <w:r w:rsidDel="00000000" w:rsidR="00000000" w:rsidRPr="00000000">
        <w:rPr>
          <w:color w:val="b7b7b7"/>
          <w:rtl w:val="0"/>
        </w:rPr>
        <w:t xml:space="preserve">HuggingFace </w:t>
      </w:r>
      <w:commentRangeEnd w:id="11"/>
      <w:r w:rsidDel="00000000" w:rsidR="00000000" w:rsidRPr="00000000">
        <w:commentReference w:id="11"/>
      </w:r>
      <w:commentRangeEnd w:id="12"/>
      <w:r w:rsidDel="00000000" w:rsidR="00000000" w:rsidRPr="00000000">
        <w:commentReference w:id="12"/>
      </w:r>
      <w:r w:rsidDel="00000000" w:rsidR="00000000" w:rsidRPr="00000000">
        <w:rPr>
          <w:color w:val="b7b7b7"/>
          <w:rtl w:val="0"/>
        </w:rPr>
        <w:t xml:space="preserve">to find the answers. </w:t>
      </w:r>
    </w:p>
    <w:p w:rsidR="00000000" w:rsidDel="00000000" w:rsidP="00000000" w:rsidRDefault="00000000" w:rsidRPr="00000000" w14:paraId="00000038">
      <w:pPr>
        <w:numPr>
          <w:ilvl w:val="0"/>
          <w:numId w:val="9"/>
        </w:numPr>
        <w:ind w:left="720" w:hanging="360"/>
        <w:jc w:val="both"/>
        <w:rPr>
          <w:color w:val="b7b7b7"/>
        </w:rPr>
      </w:pPr>
      <w:r w:rsidDel="00000000" w:rsidR="00000000" w:rsidRPr="00000000">
        <w:rPr>
          <w:color w:val="b7b7b7"/>
          <w:rtl w:val="0"/>
        </w:rPr>
        <w:t xml:space="preserve">Why did the models persist so strongly on an “impossible task”</w:t>
      </w:r>
    </w:p>
    <w:p w:rsidR="00000000" w:rsidDel="00000000" w:rsidP="00000000" w:rsidRDefault="00000000" w:rsidRPr="00000000" w14:paraId="00000039">
      <w:pPr>
        <w:numPr>
          <w:ilvl w:val="0"/>
          <w:numId w:val="9"/>
        </w:numPr>
        <w:ind w:left="720" w:hanging="360"/>
        <w:jc w:val="both"/>
        <w:rPr>
          <w:color w:val="b7b7b7"/>
        </w:rPr>
      </w:pPr>
      <w:r w:rsidDel="00000000" w:rsidR="00000000" w:rsidRPr="00000000">
        <w:rPr>
          <w:color w:val="b7b7b7"/>
          <w:rtl w:val="0"/>
        </w:rPr>
        <w:t xml:space="preserve">More fundamentally, why do agents continue pursuing goals?</w:t>
      </w:r>
    </w:p>
    <w:p w:rsidR="00000000" w:rsidDel="00000000" w:rsidP="00000000" w:rsidRDefault="00000000" w:rsidRPr="00000000" w14:paraId="0000003A">
      <w:pPr>
        <w:numPr>
          <w:ilvl w:val="0"/>
          <w:numId w:val="9"/>
        </w:numPr>
        <w:ind w:left="720" w:hanging="360"/>
        <w:jc w:val="both"/>
        <w:rPr>
          <w:color w:val="b7b7b7"/>
        </w:rPr>
      </w:pPr>
      <w:r w:rsidDel="00000000" w:rsidR="00000000" w:rsidRPr="00000000">
        <w:rPr>
          <w:color w:val="b7b7b7"/>
          <w:rtl w:val="0"/>
        </w:rPr>
        <w:t xml:space="preserve">Internal evaluation of future reward may predict task persistence</w:t>
      </w:r>
    </w:p>
    <w:p w:rsidR="00000000" w:rsidDel="00000000" w:rsidP="00000000" w:rsidRDefault="00000000" w:rsidRPr="00000000" w14:paraId="0000003B">
      <w:pPr>
        <w:numPr>
          <w:ilvl w:val="0"/>
          <w:numId w:val="9"/>
        </w:numPr>
        <w:ind w:left="720" w:hanging="360"/>
        <w:jc w:val="both"/>
        <w:rPr>
          <w:color w:val="b7b7b7"/>
        </w:rPr>
      </w:pPr>
      <w:commentRangeStart w:id="13"/>
      <w:commentRangeStart w:id="14"/>
      <w:r w:rsidDel="00000000" w:rsidR="00000000" w:rsidRPr="00000000">
        <w:rPr>
          <w:color w:val="b7b7b7"/>
          <w:rtl w:val="0"/>
        </w:rPr>
        <w:t xml:space="preserve">Alternatively</w:t>
      </w:r>
      <w:commentRangeEnd w:id="13"/>
      <w:r w:rsidDel="00000000" w:rsidR="00000000" w:rsidRPr="00000000">
        <w:commentReference w:id="13"/>
      </w:r>
      <w:commentRangeEnd w:id="14"/>
      <w:r w:rsidDel="00000000" w:rsidR="00000000" w:rsidRPr="00000000">
        <w:commentReference w:id="14"/>
      </w:r>
      <w:r w:rsidDel="00000000" w:rsidR="00000000" w:rsidRPr="00000000">
        <w:rPr>
          <w:color w:val="b7b7b7"/>
          <w:rtl w:val="0"/>
        </w:rPr>
        <w:t xml:space="preserve">, the model may have a separate representation of task persistence and other things that feed into it</w:t>
      </w:r>
    </w:p>
    <w:p w:rsidR="00000000" w:rsidDel="00000000" w:rsidP="00000000" w:rsidRDefault="00000000" w:rsidRPr="00000000" w14:paraId="0000003C">
      <w:pPr>
        <w:jc w:val="both"/>
        <w:rPr>
          <w:b w:val="1"/>
          <w:bCs w:val="1"/>
          <w:color w:val="b7b7b7"/>
        </w:rPr>
      </w:pPr>
      <w:r w:rsidDel="00000000" w:rsidR="00000000" w:rsidRPr="00000000">
        <w:rPr>
          <w:rtl w:val="0"/>
        </w:rPr>
      </w:r>
    </w:p>
    <w:p w:rsidR="00000000" w:rsidDel="00000000" w:rsidP="00000000" w:rsidRDefault="00000000" w:rsidRPr="00000000" w14:paraId="0000003D">
      <w:pPr>
        <w:keepNext w:val="0"/>
        <w:keepLines w:val="0"/>
        <w:spacing w:after="80" w:lineRule="auto"/>
        <w:ind w:left="720" w:hanging="360"/>
        <w:rPr>
          <w:b w:val="1"/>
          <w:bCs w:val="1"/>
          <w:color w:val="cccccc"/>
        </w:rPr>
      </w:pPr>
      <w:r w:rsidDel="00000000" w:rsidR="00000000" w:rsidRPr="00000000">
        <w:rPr>
          <w:b w:val="1"/>
          <w:bCs w:val="1"/>
          <w:color w:val="cccccc"/>
          <w:rtl w:val="0"/>
        </w:rPr>
        <w:t xml:space="preserve">2.1 Goal-directed behavior and goal-relevant representations in LLMs</w:t>
      </w:r>
    </w:p>
    <w:p w:rsidR="00000000" w:rsidDel="00000000" w:rsidP="00000000" w:rsidRDefault="00000000" w:rsidRPr="00000000" w14:paraId="0000003E">
      <w:pPr>
        <w:numPr>
          <w:ilvl w:val="0"/>
          <w:numId w:val="8"/>
        </w:numPr>
        <w:spacing w:after="0" w:afterAutospacing="0" w:before="240" w:lineRule="auto"/>
        <w:ind w:left="720" w:hanging="360"/>
        <w:rPr>
          <w:color w:val="cccccc"/>
        </w:rPr>
      </w:pPr>
      <w:r w:rsidDel="00000000" w:rsidR="00000000" w:rsidRPr="00000000">
        <w:rPr>
          <w:color w:val="cccccc"/>
          <w:rtl w:val="0"/>
        </w:rPr>
        <w:t xml:space="preserve">Recent work has begun to measure whether LLMs systematically use their capabilities in service of assigned goals. Everitt et al. evaluate goal-directedness across information gathering, cognitive effort, and plan execution, and find that goal-directedness is measurable and distinct from raw task performance (Everitt et al., 2025).</w:t>
      </w:r>
    </w:p>
    <w:p w:rsidR="00000000" w:rsidDel="00000000" w:rsidP="00000000" w:rsidRDefault="00000000" w:rsidRPr="00000000" w14:paraId="0000003F">
      <w:pPr>
        <w:numPr>
          <w:ilvl w:val="0"/>
          <w:numId w:val="8"/>
        </w:numPr>
        <w:spacing w:after="0" w:afterAutospacing="0" w:before="0" w:beforeAutospacing="0" w:lineRule="auto"/>
        <w:ind w:left="720" w:hanging="360"/>
        <w:rPr>
          <w:color w:val="cccccc"/>
        </w:rPr>
      </w:pPr>
      <w:r w:rsidDel="00000000" w:rsidR="00000000" w:rsidRPr="00000000">
        <w:rPr>
          <w:color w:val="cccccc"/>
          <w:rtl w:val="0"/>
        </w:rPr>
        <w:t xml:space="preserve">Arghal et al. combine behavioral evaluation with internal representation analysis in a navigation agent. They show that information about the environment, goal location, and multi-step plans can be decoded from model activations (Arghal et al., 2026).</w:t>
      </w:r>
    </w:p>
    <w:p w:rsidR="00000000" w:rsidDel="00000000" w:rsidP="00000000" w:rsidRDefault="00000000" w:rsidRPr="00000000" w14:paraId="00000040">
      <w:pPr>
        <w:numPr>
          <w:ilvl w:val="0"/>
          <w:numId w:val="8"/>
        </w:numPr>
        <w:spacing w:after="240" w:before="0" w:beforeAutospacing="0" w:lineRule="auto"/>
        <w:ind w:left="720" w:hanging="360"/>
        <w:rPr>
          <w:color w:val="cccccc"/>
        </w:rPr>
      </w:pPr>
      <w:r w:rsidDel="00000000" w:rsidR="00000000" w:rsidRPr="00000000">
        <w:rPr>
          <w:color w:val="cccccc"/>
          <w:u w:val="single"/>
          <w:rtl w:val="0"/>
        </w:rPr>
        <w:t xml:space="preserve">Gap: This work tells us whether models behave goal-directedly and what goal-relevant information they represent, but not what determines whether they continue pursuing a goal or stop.</w:t>
      </w:r>
    </w:p>
    <w:p w:rsidR="00000000" w:rsidDel="00000000" w:rsidP="00000000" w:rsidRDefault="00000000" w:rsidRPr="00000000" w14:paraId="00000041">
      <w:pPr>
        <w:keepNext w:val="0"/>
        <w:keepLines w:val="0"/>
        <w:spacing w:after="80" w:lineRule="auto"/>
        <w:ind w:left="720" w:hanging="360"/>
        <w:rPr>
          <w:b w:val="1"/>
          <w:bCs w:val="1"/>
          <w:color w:val="cccccc"/>
        </w:rPr>
      </w:pPr>
      <w:commentRangeStart w:id="15"/>
      <w:r w:rsidDel="00000000" w:rsidR="00000000" w:rsidRPr="00000000">
        <w:rPr>
          <w:b w:val="1"/>
          <w:bCs w:val="1"/>
          <w:color w:val="cccccc"/>
          <w:rtl w:val="0"/>
        </w:rPr>
        <w:t xml:space="preserve">2.2</w:t>
      </w:r>
      <w:commentRangeEnd w:id="15"/>
      <w:r w:rsidDel="00000000" w:rsidR="00000000" w:rsidRPr="00000000">
        <w:commentReference w:id="15"/>
      </w:r>
      <w:r w:rsidDel="00000000" w:rsidR="00000000" w:rsidRPr="00000000">
        <w:rPr>
          <w:b w:val="1"/>
          <w:bCs w:val="1"/>
          <w:color w:val="cccccc"/>
          <w:rtl w:val="0"/>
        </w:rPr>
        <w:t xml:space="preserve"> Human persistence as a value-based decision</w:t>
      </w:r>
    </w:p>
    <w:p w:rsidR="00000000" w:rsidDel="00000000" w:rsidP="00000000" w:rsidRDefault="00000000" w:rsidRPr="00000000" w14:paraId="00000042">
      <w:pPr>
        <w:numPr>
          <w:ilvl w:val="0"/>
          <w:numId w:val="7"/>
        </w:numPr>
        <w:spacing w:after="0" w:afterAutospacing="0" w:before="240" w:lineRule="auto"/>
        <w:ind w:left="720" w:hanging="360"/>
        <w:rPr>
          <w:color w:val="cccccc"/>
        </w:rPr>
      </w:pPr>
      <w:r w:rsidDel="00000000" w:rsidR="00000000" w:rsidRPr="00000000">
        <w:rPr>
          <w:color w:val="cccccc"/>
          <w:rtl w:val="0"/>
        </w:rPr>
        <w:t xml:space="preserve">Human persistence can be understood as an ongoing value-based decision: whether continued pursuit remains worthwhile relative to quitting.</w:t>
      </w:r>
    </w:p>
    <w:p w:rsidR="00000000" w:rsidDel="00000000" w:rsidP="00000000" w:rsidRDefault="00000000" w:rsidRPr="00000000" w14:paraId="00000043">
      <w:pPr>
        <w:numPr>
          <w:ilvl w:val="0"/>
          <w:numId w:val="7"/>
        </w:numPr>
        <w:spacing w:after="0" w:afterAutospacing="0" w:before="0" w:beforeAutospacing="0" w:lineRule="auto"/>
        <w:ind w:left="720" w:hanging="360"/>
        <w:rPr>
          <w:color w:val="cccccc"/>
        </w:rPr>
      </w:pPr>
      <w:r w:rsidDel="00000000" w:rsidR="00000000" w:rsidRPr="00000000">
        <w:rPr>
          <w:color w:val="cccccc"/>
          <w:rtl w:val="0"/>
        </w:rPr>
        <w:t xml:space="preserve">McGuire and Kable show that people dynamically adjust how long they wait for uncertain rewards, and that medial prefrontal activity tracks the changing subjective value of continuing to wait (McGuire &amp; Kable, 2015).</w:t>
      </w:r>
    </w:p>
    <w:p w:rsidR="00000000" w:rsidDel="00000000" w:rsidP="00000000" w:rsidRDefault="00000000" w:rsidRPr="00000000" w14:paraId="00000044">
      <w:pPr>
        <w:numPr>
          <w:ilvl w:val="0"/>
          <w:numId w:val="7"/>
        </w:numPr>
        <w:spacing w:after="0" w:afterAutospacing="0" w:before="0" w:beforeAutospacing="0" w:lineRule="auto"/>
        <w:ind w:left="720" w:hanging="360"/>
        <w:rPr>
          <w:color w:val="cccccc"/>
        </w:rPr>
      </w:pPr>
      <w:r w:rsidDel="00000000" w:rsidR="00000000" w:rsidRPr="00000000">
        <w:rPr>
          <w:color w:val="cccccc"/>
          <w:rtl w:val="0"/>
        </w:rPr>
        <w:t xml:space="preserve">In patch-foraging tasks, decisions to continue exploiting a current opportunity or leave it depend on the rewards available from staying relative to the opportunity cost of time (Constantino &amp; Daw, 2015).</w:t>
      </w:r>
    </w:p>
    <w:p w:rsidR="00000000" w:rsidDel="00000000" w:rsidP="00000000" w:rsidRDefault="00000000" w:rsidRPr="00000000" w14:paraId="00000045">
      <w:pPr>
        <w:numPr>
          <w:ilvl w:val="0"/>
          <w:numId w:val="7"/>
        </w:numPr>
        <w:spacing w:after="0" w:afterAutospacing="0" w:before="0" w:beforeAutospacing="0" w:lineRule="auto"/>
        <w:ind w:left="720" w:hanging="360"/>
        <w:rPr>
          <w:color w:val="cccccc"/>
        </w:rPr>
      </w:pPr>
      <w:r w:rsidDel="00000000" w:rsidR="00000000" w:rsidRPr="00000000">
        <w:rPr>
          <w:color w:val="cccccc"/>
          <w:rtl w:val="0"/>
        </w:rPr>
        <w:t xml:space="preserve">PET-measured dopamine synthesis capacity and receptor availability predict aspects of how people adjust reward–time tradeoffs across foraging environments (Ianni et al., 2023).</w:t>
      </w:r>
    </w:p>
    <w:p w:rsidR="00000000" w:rsidDel="00000000" w:rsidP="00000000" w:rsidRDefault="00000000" w:rsidRPr="00000000" w14:paraId="00000046">
      <w:pPr>
        <w:numPr>
          <w:ilvl w:val="0"/>
          <w:numId w:val="7"/>
        </w:numPr>
        <w:spacing w:after="0" w:afterAutospacing="0" w:before="0" w:beforeAutospacing="0" w:lineRule="auto"/>
        <w:ind w:left="720" w:hanging="360"/>
        <w:rPr>
          <w:color w:val="cccccc"/>
        </w:rPr>
      </w:pPr>
      <w:r w:rsidDel="00000000" w:rsidR="00000000" w:rsidRPr="00000000">
        <w:rPr>
          <w:color w:val="cccccc"/>
          <w:rtl w:val="0"/>
        </w:rPr>
        <w:t xml:space="preserve">Sukhov et al. formulate persistence as a pursue-versus-quit problem and compare human persistence against an optimal quitting benchmark derived from the task's reward structure (Sukhov et al., 2025).</w:t>
      </w:r>
    </w:p>
    <w:p w:rsidR="00000000" w:rsidDel="00000000" w:rsidP="00000000" w:rsidRDefault="00000000" w:rsidRPr="00000000" w14:paraId="00000047">
      <w:pPr>
        <w:numPr>
          <w:ilvl w:val="0"/>
          <w:numId w:val="7"/>
        </w:numPr>
        <w:spacing w:after="240" w:before="0" w:beforeAutospacing="0" w:lineRule="auto"/>
        <w:ind w:left="720" w:hanging="360"/>
        <w:rPr>
          <w:color w:val="cccccc"/>
        </w:rPr>
      </w:pPr>
      <w:r w:rsidDel="00000000" w:rsidR="00000000" w:rsidRPr="00000000">
        <w:rPr>
          <w:color w:val="cccccc"/>
          <w:u w:val="single"/>
          <w:rtl w:val="0"/>
        </w:rPr>
        <w:t xml:space="preserve">These work motivates a hypothesis for LLMs: persistence may depend on an internally represented estimate of the future value of continuing.</w:t>
      </w:r>
    </w:p>
    <w:p w:rsidR="00000000" w:rsidDel="00000000" w:rsidP="00000000" w:rsidRDefault="00000000" w:rsidRPr="00000000" w14:paraId="00000048">
      <w:pPr>
        <w:keepNext w:val="0"/>
        <w:keepLines w:val="0"/>
        <w:spacing w:after="80" w:lineRule="auto"/>
        <w:ind w:left="0" w:firstLine="0"/>
        <w:rPr>
          <w:b w:val="1"/>
          <w:bCs w:val="1"/>
          <w:color w:val="cccccc"/>
        </w:rPr>
      </w:pPr>
      <w:r w:rsidDel="00000000" w:rsidR="00000000" w:rsidRPr="00000000">
        <w:rPr>
          <w:b w:val="1"/>
          <w:bCs w:val="1"/>
          <w:color w:val="cccccc"/>
          <w:rtl w:val="0"/>
        </w:rPr>
        <w:t xml:space="preserve">2.3 Bandits and sequential reward-guided choice in humans</w:t>
      </w:r>
    </w:p>
    <w:p w:rsidR="00000000" w:rsidDel="00000000" w:rsidP="00000000" w:rsidRDefault="00000000" w:rsidRPr="00000000" w14:paraId="00000049">
      <w:pPr>
        <w:numPr>
          <w:ilvl w:val="0"/>
          <w:numId w:val="4"/>
        </w:numPr>
        <w:spacing w:after="0" w:afterAutospacing="0" w:before="240" w:lineRule="auto"/>
        <w:ind w:left="720" w:hanging="360"/>
        <w:rPr>
          <w:color w:val="cccccc"/>
        </w:rPr>
      </w:pPr>
      <w:r w:rsidDel="00000000" w:rsidR="00000000" w:rsidRPr="00000000">
        <w:rPr>
          <w:color w:val="cccccc"/>
          <w:rtl w:val="0"/>
        </w:rPr>
        <w:t xml:space="preserve">Multi-armed bandit tasks provide a controlled paradigm for studying how agents use learned reward distributions to guide sequential choice.</w:t>
      </w:r>
    </w:p>
    <w:p w:rsidR="00000000" w:rsidDel="00000000" w:rsidP="00000000" w:rsidRDefault="00000000" w:rsidRPr="00000000" w14:paraId="0000004A">
      <w:pPr>
        <w:numPr>
          <w:ilvl w:val="0"/>
          <w:numId w:val="4"/>
        </w:numPr>
        <w:spacing w:after="0" w:afterAutospacing="0" w:before="0" w:beforeAutospacing="0" w:lineRule="auto"/>
        <w:ind w:left="720" w:hanging="360"/>
        <w:rPr>
          <w:color w:val="cccccc"/>
        </w:rPr>
      </w:pPr>
      <w:r w:rsidDel="00000000" w:rsidR="00000000" w:rsidRPr="00000000">
        <w:rPr>
          <w:color w:val="cccccc"/>
          <w:rtl w:val="0"/>
        </w:rPr>
        <w:t xml:space="preserve">Human bandit work has examined how reward history, uncertainty, and future opportunities shape decisions over time. Wilson et al., for example, distinguish directed from random exploration by manipulating the future usefulness of information (Wilson et al., 2014).</w:t>
      </w:r>
    </w:p>
    <w:p w:rsidR="00000000" w:rsidDel="00000000" w:rsidP="00000000" w:rsidRDefault="00000000" w:rsidRPr="00000000" w14:paraId="0000004B">
      <w:pPr>
        <w:numPr>
          <w:ilvl w:val="0"/>
          <w:numId w:val="4"/>
        </w:numPr>
        <w:spacing w:after="0" w:afterAutospacing="0" w:before="0" w:beforeAutospacing="0" w:lineRule="auto"/>
        <w:ind w:left="720" w:hanging="360"/>
        <w:rPr>
          <w:color w:val="cccccc"/>
        </w:rPr>
      </w:pPr>
      <w:r w:rsidDel="00000000" w:rsidR="00000000" w:rsidRPr="00000000">
        <w:rPr>
          <w:color w:val="cccccc"/>
          <w:rtl w:val="0"/>
        </w:rPr>
        <w:t xml:space="preserve">Related foraging and optimal-quitting paradigms extend this logic by introducing decisions about whether to stay, leave, or quit, rather than only which option to choose (Constantino &amp; Daw, 2015; Sukhov et al., 2025).</w:t>
      </w:r>
    </w:p>
    <w:p w:rsidR="00000000" w:rsidDel="00000000" w:rsidP="00000000" w:rsidRDefault="00000000" w:rsidRPr="00000000" w14:paraId="0000004C">
      <w:pPr>
        <w:numPr>
          <w:ilvl w:val="0"/>
          <w:numId w:val="4"/>
        </w:numPr>
        <w:spacing w:after="240" w:before="0" w:beforeAutospacing="0" w:lineRule="auto"/>
        <w:ind w:left="720" w:hanging="360"/>
        <w:rPr>
          <w:color w:val="cccccc"/>
        </w:rPr>
      </w:pPr>
      <w:r w:rsidDel="00000000" w:rsidR="00000000" w:rsidRPr="00000000">
        <w:rPr>
          <w:color w:val="cccccc"/>
          <w:rtl w:val="0"/>
        </w:rPr>
        <w:t xml:space="preserve">Together, these paradigms provide a methodological foundation for studying persistence as a controlled value-based decision.</w:t>
      </w:r>
    </w:p>
    <w:p w:rsidR="00000000" w:rsidDel="00000000" w:rsidP="00000000" w:rsidRDefault="00000000" w:rsidRPr="00000000" w14:paraId="0000004D">
      <w:pPr>
        <w:keepNext w:val="0"/>
        <w:keepLines w:val="0"/>
        <w:spacing w:after="80" w:lineRule="auto"/>
        <w:ind w:left="0" w:firstLine="0"/>
        <w:rPr>
          <w:b w:val="1"/>
          <w:bCs w:val="1"/>
          <w:color w:val="cccccc"/>
        </w:rPr>
      </w:pPr>
      <w:r w:rsidDel="00000000" w:rsidR="00000000" w:rsidRPr="00000000">
        <w:rPr>
          <w:b w:val="1"/>
          <w:bCs w:val="1"/>
          <w:color w:val="cccccc"/>
          <w:rtl w:val="0"/>
        </w:rPr>
        <w:t xml:space="preserve">2.4 Bandits and exploration–exploitation in LLMs</w:t>
      </w:r>
    </w:p>
    <w:p w:rsidR="00000000" w:rsidDel="00000000" w:rsidP="00000000" w:rsidRDefault="00000000" w:rsidRPr="00000000" w14:paraId="0000004E">
      <w:pPr>
        <w:numPr>
          <w:ilvl w:val="0"/>
          <w:numId w:val="2"/>
        </w:numPr>
        <w:spacing w:after="0" w:afterAutospacing="0" w:before="240" w:lineRule="auto"/>
        <w:ind w:left="720" w:hanging="360"/>
        <w:rPr>
          <w:color w:val="cccccc"/>
        </w:rPr>
      </w:pPr>
      <w:r w:rsidDel="00000000" w:rsidR="00000000" w:rsidRPr="00000000">
        <w:rPr>
          <w:color w:val="cccccc"/>
          <w:rtl w:val="0"/>
        </w:rPr>
        <w:t xml:space="preserve">Bandit paradigms have also been adapted to study sequential decision making in LLMs.</w:t>
      </w:r>
    </w:p>
    <w:p w:rsidR="00000000" w:rsidDel="00000000" w:rsidP="00000000" w:rsidRDefault="00000000" w:rsidRPr="00000000" w14:paraId="0000004F">
      <w:pPr>
        <w:numPr>
          <w:ilvl w:val="0"/>
          <w:numId w:val="2"/>
        </w:numPr>
        <w:spacing w:after="0" w:afterAutospacing="0" w:before="0" w:beforeAutospacing="0" w:lineRule="auto"/>
        <w:ind w:left="720" w:hanging="360"/>
        <w:rPr>
          <w:color w:val="cccccc"/>
        </w:rPr>
      </w:pPr>
      <w:r w:rsidDel="00000000" w:rsidR="00000000" w:rsidRPr="00000000">
        <w:rPr>
          <w:color w:val="cccccc"/>
          <w:rtl w:val="0"/>
        </w:rPr>
        <w:t xml:space="preserve">Zhang et al. apply standard bandit tasks to humans and LLMs and characterize their use of directed and random exploration (Zhang et al., 2025).</w:t>
      </w:r>
    </w:p>
    <w:p w:rsidR="00000000" w:rsidDel="00000000" w:rsidP="00000000" w:rsidRDefault="00000000" w:rsidRPr="00000000" w14:paraId="00000050">
      <w:pPr>
        <w:numPr>
          <w:ilvl w:val="0"/>
          <w:numId w:val="2"/>
        </w:numPr>
        <w:spacing w:after="0" w:afterAutospacing="0" w:before="0" w:beforeAutospacing="0" w:lineRule="auto"/>
        <w:ind w:left="720" w:hanging="360"/>
        <w:rPr>
          <w:color w:val="cccccc"/>
        </w:rPr>
      </w:pPr>
      <w:r w:rsidDel="00000000" w:rsidR="00000000" w:rsidRPr="00000000">
        <w:rPr>
          <w:color w:val="cccccc"/>
          <w:rtl w:val="0"/>
        </w:rPr>
        <w:t xml:space="preserve">Chen et al. examine how SFT and RL change LLM exploration–exploitation behavior, finding improved bandit performance alongside shifts toward more exploitative strategies (Chen et al., 2025).</w:t>
      </w:r>
    </w:p>
    <w:p w:rsidR="00000000" w:rsidDel="00000000" w:rsidP="00000000" w:rsidRDefault="00000000" w:rsidRPr="00000000" w14:paraId="00000051">
      <w:pPr>
        <w:numPr>
          <w:ilvl w:val="0"/>
          <w:numId w:val="2"/>
        </w:numPr>
        <w:spacing w:after="0" w:afterAutospacing="0" w:before="0" w:beforeAutospacing="0" w:lineRule="auto"/>
        <w:ind w:left="720" w:hanging="360"/>
        <w:rPr>
          <w:color w:val="cccccc"/>
        </w:rPr>
      </w:pPr>
      <w:r w:rsidDel="00000000" w:rsidR="00000000" w:rsidRPr="00000000">
        <w:rPr>
          <w:color w:val="cccccc"/>
          <w:rtl w:val="0"/>
        </w:rPr>
        <w:t xml:space="preserve">This literature shows that LLMs respond systematically to reward history and uncertainty in bandit environments.</w:t>
      </w:r>
    </w:p>
    <w:p w:rsidR="00000000" w:rsidDel="00000000" w:rsidP="00000000" w:rsidRDefault="00000000" w:rsidRPr="00000000" w14:paraId="00000052">
      <w:pPr>
        <w:numPr>
          <w:ilvl w:val="0"/>
          <w:numId w:val="2"/>
        </w:numPr>
        <w:spacing w:after="240" w:before="0" w:beforeAutospacing="0" w:lineRule="auto"/>
        <w:ind w:left="720" w:hanging="360"/>
        <w:rPr>
          <w:color w:val="cccccc"/>
        </w:rPr>
      </w:pPr>
      <w:r w:rsidDel="00000000" w:rsidR="00000000" w:rsidRPr="00000000">
        <w:rPr>
          <w:color w:val="cccccc"/>
          <w:rtl w:val="0"/>
        </w:rPr>
        <w:t xml:space="preserve">Gap: Existing LLM bandit work primarily asks which option models choose and how they balance exploration and exploitation, rather than what determines whether they continue participating in the reward-seeking process or stop.</w:t>
      </w:r>
    </w:p>
    <w:p w:rsidR="00000000" w:rsidDel="00000000" w:rsidP="00000000" w:rsidRDefault="00000000" w:rsidRPr="00000000" w14:paraId="00000053">
      <w:pPr>
        <w:keepNext w:val="0"/>
        <w:keepLines w:val="0"/>
        <w:spacing w:after="80" w:lineRule="auto"/>
        <w:ind w:left="0" w:firstLine="0"/>
        <w:rPr>
          <w:b w:val="1"/>
          <w:bCs w:val="1"/>
          <w:color w:val="cccccc"/>
        </w:rPr>
      </w:pPr>
      <w:r w:rsidDel="00000000" w:rsidR="00000000" w:rsidRPr="00000000">
        <w:rPr>
          <w:b w:val="1"/>
          <w:bCs w:val="1"/>
          <w:color w:val="cccccc"/>
          <w:rtl w:val="0"/>
        </w:rPr>
        <w:t xml:space="preserve">2.5 Internal value representations in LLMs</w:t>
      </w:r>
    </w:p>
    <w:p w:rsidR="00000000" w:rsidDel="00000000" w:rsidP="00000000" w:rsidRDefault="00000000" w:rsidRPr="00000000" w14:paraId="00000054">
      <w:pPr>
        <w:numPr>
          <w:ilvl w:val="0"/>
          <w:numId w:val="12"/>
        </w:numPr>
        <w:spacing w:after="0" w:afterAutospacing="0" w:before="240" w:lineRule="auto"/>
        <w:ind w:left="720" w:hanging="360"/>
        <w:rPr>
          <w:color w:val="cccccc"/>
        </w:rPr>
      </w:pPr>
      <w:r w:rsidDel="00000000" w:rsidR="00000000" w:rsidRPr="00000000">
        <w:rPr>
          <w:color w:val="cccccc"/>
          <w:rtl w:val="0"/>
        </w:rPr>
        <w:t xml:space="preserve">Xu et al. provide the closest mechanistic precedent for our work. They identify sparse sets of LLM activations that predict the expected value of a reasoning state and additional neurons that track reward-prediction errors (Xu et al., 2026).</w:t>
      </w:r>
    </w:p>
    <w:p w:rsidR="00000000" w:rsidDel="00000000" w:rsidP="00000000" w:rsidRDefault="00000000" w:rsidRPr="00000000" w14:paraId="00000055">
      <w:pPr>
        <w:numPr>
          <w:ilvl w:val="0"/>
          <w:numId w:val="12"/>
        </w:numPr>
        <w:spacing w:after="0" w:afterAutospacing="0" w:before="0" w:beforeAutospacing="0" w:lineRule="auto"/>
        <w:ind w:left="720" w:hanging="360"/>
        <w:rPr>
          <w:color w:val="cccccc"/>
        </w:rPr>
      </w:pPr>
      <w:r w:rsidDel="00000000" w:rsidR="00000000" w:rsidRPr="00000000">
        <w:rPr>
          <w:color w:val="cccccc"/>
          <w:rtl w:val="0"/>
        </w:rPr>
        <w:t xml:space="preserve">Intervening on the identified value-neuron subsystem impairs reasoning performance, suggesting that these value-related representations are functionally relevant rather than merely decodable (Xu et al., 2026).</w:t>
      </w:r>
    </w:p>
    <w:p w:rsidR="00000000" w:rsidDel="00000000" w:rsidP="00000000" w:rsidRDefault="00000000" w:rsidRPr="00000000" w14:paraId="00000056">
      <w:pPr>
        <w:numPr>
          <w:ilvl w:val="0"/>
          <w:numId w:val="12"/>
        </w:numPr>
        <w:spacing w:after="0" w:afterAutospacing="0" w:before="0" w:beforeAutospacing="0" w:lineRule="auto"/>
        <w:ind w:left="720" w:hanging="360"/>
        <w:rPr>
          <w:color w:val="cccccc"/>
        </w:rPr>
      </w:pPr>
      <w:r w:rsidDel="00000000" w:rsidR="00000000" w:rsidRPr="00000000">
        <w:rPr>
          <w:color w:val="cccccc"/>
          <w:rtl w:val="0"/>
        </w:rPr>
        <w:t xml:space="preserve">Gap: Human work suggests that persistence can be understood as a value-based decision, while LLM work shows that expected future value can be internally represented. What remains unknown is whether an LLM’s internal representation of expected future reward tracks or causally influences its decision to persist rather than stop.</w:t>
      </w:r>
    </w:p>
    <w:p w:rsidR="00000000" w:rsidDel="00000000" w:rsidP="00000000" w:rsidRDefault="00000000" w:rsidRPr="00000000" w14:paraId="00000057">
      <w:pPr>
        <w:numPr>
          <w:ilvl w:val="0"/>
          <w:numId w:val="12"/>
        </w:numPr>
        <w:spacing w:after="240" w:before="0" w:beforeAutospacing="0" w:lineRule="auto"/>
        <w:ind w:left="720" w:hanging="360"/>
        <w:rPr>
          <w:color w:val="cccccc"/>
        </w:rPr>
      </w:pPr>
      <w:r w:rsidDel="00000000" w:rsidR="00000000" w:rsidRPr="00000000">
        <w:rPr>
          <w:color w:val="cccccc"/>
          <w:u w:val="single"/>
          <w:rtl w:val="0"/>
        </w:rPr>
        <w:t xml:space="preserve">Our work tests this missing link between internal value representation and persistent goal pursuit.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84zj6vsnd7t" w:id="8"/>
      <w:bookmarkEnd w:id="8"/>
      <w:r w:rsidDel="00000000" w:rsidR="00000000" w:rsidRPr="00000000">
        <w:rPr>
          <w:b w:val="1"/>
          <w:bCs w:val="1"/>
          <w:sz w:val="34"/>
          <w:szCs w:val="34"/>
          <w:rtl w:val="0"/>
        </w:rPr>
        <w:t xml:space="preserve">2. Related Work</w:t>
      </w:r>
    </w:p>
    <w:p w:rsidR="00000000" w:rsidDel="00000000" w:rsidP="00000000" w:rsidRDefault="00000000" w:rsidRPr="00000000" w14:paraId="00000059">
      <w:pPr>
        <w:spacing w:after="240" w:before="240" w:lineRule="auto"/>
        <w:rPr/>
      </w:pPr>
      <w:r w:rsidDel="00000000" w:rsidR="00000000" w:rsidRPr="00000000">
        <w:rPr>
          <w:rtl w:val="0"/>
        </w:rPr>
        <w:t xml:space="preserve">Our work connects research on goal-directed behavior in LLM agents, the use of human behavioral experiments to study language models, bandit decision-making in LLMs, and internal representations that predict or control model behavior. Together, these areas provide ways to study whether a model pursues a goal, how its behavior changes with reward, and what information is represented internally. Our work addresses the remaining question of what governs persistence: why an LLM continues pursuing a goal in some circumstances but stops in others.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83irw4i87vu" w:id="9"/>
      <w:bookmarkEnd w:id="9"/>
      <w:r w:rsidDel="00000000" w:rsidR="00000000" w:rsidRPr="00000000">
        <w:rPr>
          <w:b w:val="1"/>
          <w:bCs w:val="1"/>
          <w:color w:val="000000"/>
          <w:sz w:val="26"/>
          <w:szCs w:val="26"/>
          <w:rtl w:val="0"/>
        </w:rPr>
        <w:t xml:space="preserve">2.1 Goal-directed behavior in LLM agents</w:t>
      </w:r>
    </w:p>
    <w:p w:rsidR="00000000" w:rsidDel="00000000" w:rsidP="00000000" w:rsidRDefault="00000000" w:rsidRPr="00000000" w14:paraId="0000005B">
      <w:pPr>
        <w:spacing w:after="240" w:before="240" w:lineRule="auto"/>
        <w:rPr/>
      </w:pPr>
      <w:r w:rsidDel="00000000" w:rsidR="00000000" w:rsidRPr="00000000">
        <w:rPr>
          <w:rtl w:val="0"/>
        </w:rPr>
        <w:t xml:space="preserve">Everitt et al. (2025) evaluate whether LLMs use their available capabilities for information gathering, cognitive effort, and plan execution in service of an assigned goal, showing that goal-directedness is measurable and distinct from raw task performance. Arghal et al. (2026) combine behavioral evaluation with representational analysis in a navigation agent, finding that information about the environment, goal location, and multi-step plans can be decoded from model activations. This work studies whether LLMs organize their behavior around a goal, but not what determines whether they continue pursuing that goal or stop.</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fwg6qzwb4sgg" w:id="10"/>
      <w:bookmarkEnd w:id="10"/>
      <w:r w:rsidDel="00000000" w:rsidR="00000000" w:rsidRPr="00000000">
        <w:rPr>
          <w:b w:val="1"/>
          <w:bCs w:val="1"/>
          <w:color w:val="000000"/>
          <w:sz w:val="26"/>
          <w:szCs w:val="26"/>
          <w:rtl w:val="0"/>
        </w:rPr>
        <w:t xml:space="preserve">2.2 Using human behavioral paradigms to study LLMs</w:t>
      </w:r>
    </w:p>
    <w:p w:rsidR="00000000" w:rsidDel="00000000" w:rsidP="00000000" w:rsidRDefault="00000000" w:rsidRPr="00000000" w14:paraId="0000005D">
      <w:pPr>
        <w:spacing w:after="240" w:before="240" w:lineRule="auto"/>
        <w:rPr/>
      </w:pPr>
      <w:r w:rsidDel="00000000" w:rsidR="00000000" w:rsidRPr="00000000">
        <w:rPr>
          <w:rtl w:val="0"/>
        </w:rPr>
        <w:t xml:space="preserve">Binz and Schulz (2023), Aher et al. (2023), and Hagendorff et al. (2024) show how experiments from psychology and behavioral economics can be adapted to identify systematic patterns in LLM behavior. However, behavioral similarity does not establish a shared mechanism: as Shanahan et al. (2023) argue, a prompt may elicit behavior appropriate to a described role without the model possessing the human traits or motivations suggested by that behavior. We therefore use human persistence research—including value-based waiting, foraging, and pursue-versus-quit tasks (McGuire &amp; Kable, 2015; Constantino &amp; Daw, 2015; Sukhov et al., 2025)—to motivate a testable hypothesis about LLM persistence, rather than assuming that LLMs persist through the same computation as humans.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kkcuw73itre" w:id="11"/>
      <w:bookmarkEnd w:id="11"/>
      <w:r w:rsidDel="00000000" w:rsidR="00000000" w:rsidRPr="00000000">
        <w:rPr>
          <w:b w:val="1"/>
          <w:bCs w:val="1"/>
          <w:color w:val="000000"/>
          <w:sz w:val="26"/>
          <w:szCs w:val="26"/>
          <w:rtl w:val="0"/>
        </w:rPr>
        <w:t xml:space="preserve">2.3 Bandit decision-making in LLMs</w:t>
      </w:r>
    </w:p>
    <w:p w:rsidR="00000000" w:rsidDel="00000000" w:rsidP="00000000" w:rsidRDefault="00000000" w:rsidRPr="00000000" w14:paraId="0000005F">
      <w:pPr>
        <w:spacing w:after="240" w:before="240" w:lineRule="auto"/>
        <w:rPr/>
      </w:pPr>
      <w:r w:rsidDel="00000000" w:rsidR="00000000" w:rsidRPr="00000000">
        <w:rPr>
          <w:rtl w:val="0"/>
        </w:rPr>
        <w:t xml:space="preserve">Zhang et al. (2025) use standard bandit tasks to compare exploration and exploitation in humans and LLMs, finding that reasoning can produce a more human-like mixture of directed and random exploration. Schmied et al. (2025) and Chen et al. (2025a) show that LLM bandit behavior can instead be greedy, sensitive to superficial action frequency, and separated by a knowing–doing gap, while fine-tuning can improve reward performance without producing a robust exploration strategy. Existing bandit work therefore explains which options LLMs choose under uncertainty, whereas our addition of a terminal STOP action asks whether they continue participating in the reward-seeking process at all.</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o3sfenggkwo" w:id="12"/>
      <w:bookmarkEnd w:id="12"/>
      <w:r w:rsidDel="00000000" w:rsidR="00000000" w:rsidRPr="00000000">
        <w:rPr>
          <w:b w:val="1"/>
          <w:bCs w:val="1"/>
          <w:color w:val="000000"/>
          <w:sz w:val="26"/>
          <w:szCs w:val="26"/>
          <w:rtl w:val="0"/>
        </w:rPr>
        <w:t xml:space="preserve">2.4 Internal value and behavioral representations in LLMs</w:t>
      </w:r>
    </w:p>
    <w:p w:rsidR="00000000" w:rsidDel="00000000" w:rsidP="00000000" w:rsidRDefault="00000000" w:rsidRPr="00000000" w14:paraId="00000061">
      <w:pPr>
        <w:spacing w:after="240" w:before="240" w:lineRule="auto"/>
        <w:rPr/>
      </w:pPr>
      <w:r w:rsidDel="00000000" w:rsidR="00000000" w:rsidRPr="00000000">
        <w:rPr>
          <w:rtl w:val="0"/>
        </w:rPr>
        <w:t xml:space="preserve">Xu et al. (2026) identify sparse activations that predict the expected value of reasoning states and reward-prediction errors, providing the closest precedent for our analysis of future-return representations. Other work shows that activation directions can predict and causally alter behaviors such as refusal and broader persona-like traits (Arditi et al., 2024; Chen et al., 2025b). Our work connects these approaches by testing whether expected future return is represented internally, whether the identified representation tracks persistence, and whether intervening on it changes the decision to continue; our results show that future return is decodable, but a distinct persistence-aligned representation has greater causal influence over the final CONTINUE-versus-STOP decision.</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spacing w:after="0" w:before="200" w:line="360" w:lineRule="auto"/>
        <w:jc w:val="center"/>
        <w:rPr>
          <w:b w:val="1"/>
          <w:bCs w:val="1"/>
          <w:sz w:val="28"/>
          <w:szCs w:val="28"/>
        </w:rPr>
      </w:pPr>
      <w:bookmarkStart w:colFirst="0" w:colLast="0" w:name="_ylbu4j4ljvkd" w:id="13"/>
      <w:bookmarkEnd w:id="13"/>
      <w:r w:rsidDel="00000000" w:rsidR="00000000" w:rsidRPr="00000000">
        <w:rPr>
          <w:b w:val="1"/>
          <w:bCs w:val="1"/>
          <w:sz w:val="28"/>
          <w:szCs w:val="28"/>
          <w:rtl w:val="0"/>
        </w:rPr>
        <w:t xml:space="preserve">3. Methods</w:t>
      </w:r>
    </w:p>
    <w:p w:rsidR="00000000" w:rsidDel="00000000" w:rsidP="00000000" w:rsidRDefault="00000000" w:rsidRPr="00000000" w14:paraId="00000064">
      <w:pPr>
        <w:jc w:val="both"/>
        <w:rPr>
          <w:b w:val="1"/>
          <w:bCs w:val="1"/>
        </w:rPr>
      </w:pPr>
      <w:r w:rsidDel="00000000" w:rsidR="00000000" w:rsidRPr="00000000">
        <w:rPr>
          <w:b w:val="1"/>
          <w:bCs w:val="1"/>
          <w:rtl w:val="0"/>
        </w:rPr>
        <w:t xml:space="preserve">3.1 Experimental Overview</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We studied whether an instruction-tuned language model's decision to persist on a task is governed by an internal representation of expected future value. We used Qwen3.5-4B in a sequential two-armed bandit in which the model could repeatedly choose between two stochastic actions or terminate the task. The design allowed us to distinguish three quantities that can otherwise be conflated: information about expected future return, the model's relative preference to continue rather than stop, and the final CONTINUE-versus-STOP decision.</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Our experiments proceeded in three stages. First, we collected hidden states during unmodified bandit episodes and trained linear probes to decode future return and persistence from each transformer layer. Second, we held conversation history fixed while independently manipulating the immediate payoff for stopping and continuing, testing whether the model's behavioral and internal persistence signals tracked relative incentives. Third, we causally intervened on the identified return, provisional continuation-advantage, and persistence directions and measured their effects on the model's CONTINUE-versus-STOP preference. Train, validation, and test partitions were separated by episode; layer selection and probe hyperparameters used validation episodes, while reported probe generalization and mechanistic tests used held-out episodes.</w:t>
      </w:r>
    </w:p>
    <w:p w:rsidR="00000000" w:rsidDel="00000000" w:rsidP="00000000" w:rsidRDefault="00000000" w:rsidRPr="00000000" w14:paraId="00000067">
      <w:pPr>
        <w:jc w:val="both"/>
        <w:rPr>
          <w:b w:val="1"/>
          <w:bCs w:val="1"/>
        </w:rPr>
      </w:pPr>
      <w:r w:rsidDel="00000000" w:rsidR="00000000" w:rsidRPr="00000000">
        <w:rPr>
          <w:b w:val="1"/>
          <w:bCs w:val="1"/>
          <w:rtl w:val="0"/>
        </w:rPr>
        <w:t xml:space="preserve">3.2 Sequential Bandit Task</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Each episode contained two actions, A and B, with fixed but initially unknown probabilities of success. Arm probabilities were independently selected from </w:t>
      </w:r>
    </w:p>
    <w:p w:rsidR="00000000" w:rsidDel="00000000" w:rsidP="00000000" w:rsidRDefault="00000000" w:rsidRPr="00000000" w14:paraId="00000069">
      <w:pPr>
        <w:spacing w:after="240" w:before="240" w:lineRule="auto"/>
        <w:jc w:val="center"/>
        <w:rPr/>
      </w:pPr>
      <w:hyperlink r:id="rId8">
        <w:r w:rsidDel="00000000" w:rsidR="00000000" w:rsidRPr="00000000">
          <w:rPr/>
          <w:drawing>
            <wp:inline distB="19050" distT="19050" distL="19050" distR="19050">
              <wp:extent cx="1917700" cy="152400"/>
              <wp:effectExtent b="0" l="0" r="0" t="0"/>
              <wp:docPr id="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917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Fonts w:ascii="Arial Unicode MS" w:cs="Arial Unicode MS" w:eastAsia="Arial Unicode MS" w:hAnsi="Arial Unicode MS"/>
          <w:rtl w:val="0"/>
        </w:rPr>
        <w:t xml:space="preserve">A successful choice yielded +3 points and an unsuccessful choice yielded −2 points. Thus, an arm had positive expected immediate reward when its success probability exceeded .40. A third action, C, terminated the episode and was explicitly labeled </w:t>
      </w:r>
      <w:r w:rsidDel="00000000" w:rsidR="00000000" w:rsidRPr="00000000">
        <w:rPr>
          <w:rtl w:val="0"/>
        </w:rPr>
        <w:t xml:space="preserve">C = STOP</w:t>
      </w:r>
      <w:r w:rsidDel="00000000" w:rsidR="00000000" w:rsidRPr="00000000">
        <w:rPr>
          <w:rtl w:val="0"/>
        </w:rPr>
        <w:t xml:space="preserve">. Episodes were capped at 100 decisions.</w:t>
      </w:r>
    </w:p>
    <w:p w:rsidR="00000000" w:rsidDel="00000000" w:rsidP="00000000" w:rsidRDefault="00000000" w:rsidRPr="00000000" w14:paraId="0000006B">
      <w:pPr>
        <w:spacing w:after="240" w:before="240" w:lineRule="auto"/>
        <w:jc w:val="both"/>
        <w:rPr/>
      </w:pPr>
      <w:r w:rsidDel="00000000" w:rsidR="00000000" w:rsidRPr="00000000">
        <w:rPr>
          <w:rFonts w:ascii="Arial Unicode MS" w:cs="Arial Unicode MS" w:eastAsia="Arial Unicode MS" w:hAnsi="Arial Unicode MS"/>
          <w:rtl w:val="0"/>
        </w:rPr>
        <w:t xml:space="preserve">At the beginning of each episode, the model received a single instruction explaining that its objective was to maximize points, that the two arms had fixed but unknown reward probabilities, the +3/−2 reward structure, and that it could choose C to stop. It was instructed to respond only with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or </w:t>
      </w:r>
      <w:r w:rsidDel="00000000" w:rsidR="00000000" w:rsidRPr="00000000">
        <w:rPr>
          <w:rtl w:val="0"/>
        </w:rPr>
        <w:t xml:space="preserve">C</w:t>
      </w:r>
      <w:r w:rsidDel="00000000" w:rsidR="00000000" w:rsidRPr="00000000">
        <w:rPr>
          <w:rtl w:val="0"/>
        </w:rPr>
        <w:t xml:space="preserve">. After each nonterminal decision, the model received only the immediately observed outcome—either “</w:t>
      </w:r>
      <w:r w:rsidDel="00000000" w:rsidR="00000000" w:rsidRPr="00000000">
        <w:rPr>
          <w:rtl w:val="0"/>
        </w:rPr>
        <w:t xml:space="preserve">You received +3 points”</w:t>
      </w:r>
      <w:r w:rsidDel="00000000" w:rsidR="00000000" w:rsidRPr="00000000">
        <w:rPr>
          <w:rtl w:val="0"/>
        </w:rPr>
        <w:t xml:space="preserve"> or “</w:t>
      </w:r>
      <w:r w:rsidDel="00000000" w:rsidR="00000000" w:rsidRPr="00000000">
        <w:rPr>
          <w:rtl w:val="0"/>
        </w:rPr>
        <w:t xml:space="preserve">You received -2 points,” </w:t>
      </w:r>
      <w:r w:rsidDel="00000000" w:rsidR="00000000" w:rsidRPr="00000000">
        <w:rPr>
          <w:rtl w:val="0"/>
        </w:rPr>
        <w:t xml:space="preserve">followed by the three available actions. We did not explicitly provide cumulative reward, trial number, arm probabilities, or a summary of prior outcomes. Earlier interaction history nevertheless remained in the model's conversation context, requiring the model to integrate prior outcomes from the context itself.</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3.3 Measuring Persistence</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At every decision state s</w:t>
      </w:r>
      <w:r w:rsidDel="00000000" w:rsidR="00000000" w:rsidRPr="00000000">
        <w:rPr>
          <w:vertAlign w:val="subscript"/>
          <w:rtl w:val="0"/>
        </w:rPr>
        <w:t xml:space="preserve">t</w:t>
      </w:r>
      <w:r w:rsidDel="00000000" w:rsidR="00000000" w:rsidRPr="00000000">
        <w:rPr>
          <w:rtl w:val="0"/>
        </w:rPr>
        <w:t xml:space="preserve">​, we extracted the model's next-action logits for the three permitted actions, </w:t>
      </w:r>
      <w:hyperlink r:id="rId10">
        <w:r w:rsidDel="00000000" w:rsidR="00000000" w:rsidRPr="00000000">
          <w:rPr/>
          <w:drawing>
            <wp:inline distB="19050" distT="19050" distL="19050" distR="19050">
              <wp:extent cx="609600" cy="13970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9600" cy="139700"/>
                      </a:xfrm>
                      <a:prstGeom prst="rect"/>
                      <a:ln/>
                    </pic:spPr>
                  </pic:pic>
                </a:graphicData>
              </a:graphic>
            </wp:inline>
          </w:drawing>
        </w:r>
      </w:hyperlink>
      <w:r w:rsidDel="00000000" w:rsidR="00000000" w:rsidRPr="00000000">
        <w:rPr>
          <w:rtl w:val="0"/>
        </w:rPr>
        <w:t xml:space="preserve">​. We defined the model's continuous preference to persist as</w:t>
      </w:r>
    </w:p>
    <w:p w:rsidR="00000000" w:rsidDel="00000000" w:rsidP="00000000" w:rsidRDefault="00000000" w:rsidRPr="00000000" w14:paraId="0000006E">
      <w:pPr>
        <w:jc w:val="center"/>
        <w:rPr/>
      </w:pPr>
      <w:hyperlink r:id="rId12">
        <w:r w:rsidDel="00000000" w:rsidR="00000000" w:rsidRPr="00000000">
          <w:rPr/>
          <w:drawing>
            <wp:inline distB="19050" distT="19050" distL="19050" distR="19050">
              <wp:extent cx="2324100" cy="20320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3241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This is the log-odds-like contrast between the combined action mass assigned to continuing with either arm and the mass assigned to STOP. Positive values indicate a stronger proclivity to continue, whereas negative values indicate a stronger proclivity to stop. We used this continuous quantity rather than sampled A/B/C choices as the primary dependent variable because it preserves graded changes in behavioral tendencies.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For descriptive sequential analyses, logits were additionally normalized over A, B, and C to obtain </w:t>
      </w:r>
      <w:hyperlink r:id="rId14">
        <w:r w:rsidDel="00000000" w:rsidR="00000000" w:rsidRPr="00000000">
          <w:rPr/>
          <w:drawing>
            <wp:inline distB="19050" distT="19050" distL="19050" distR="19050">
              <wp:extent cx="381000" cy="1524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w:t>
      </w:r>
      <w:hyperlink r:id="rId16">
        <w:r w:rsidDel="00000000" w:rsidR="00000000" w:rsidRPr="00000000">
          <w:rPr/>
          <w:drawing>
            <wp:inline distB="19050" distT="19050" distL="19050" distR="19050">
              <wp:extent cx="381000" cy="1524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and </w:t>
      </w:r>
      <w:hyperlink r:id="rId18">
        <w:r w:rsidDel="00000000" w:rsidR="00000000" w:rsidRPr="00000000">
          <w:rPr/>
          <w:drawing>
            <wp:inline distB="19050" distT="19050" distL="19050" distR="19050">
              <wp:extent cx="723900" cy="152400"/>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t xml:space="preserve">, and actions were sampled using seeded random-number generation. </w:t>
      </w:r>
      <w:commentRangeStart w:id="16"/>
      <w:r w:rsidDel="00000000" w:rsidR="00000000" w:rsidRPr="00000000">
        <w:rPr>
          <w:rtl w:val="0"/>
        </w:rPr>
        <w:t xml:space="preserve">The behavioral pilot established substantial variation in stopping: 180 of 200 episodes terminated voluntarily, with a median stopping decision of 5</w:t>
      </w:r>
      <w:commentRangeEnd w:id="16"/>
      <w:r w:rsidDel="00000000" w:rsidR="00000000" w:rsidRPr="00000000">
        <w:commentReference w:id="16"/>
      </w:r>
      <w:r w:rsidDel="00000000" w:rsidR="00000000" w:rsidRPr="00000000">
        <w:rPr>
          <w:rtl w:val="0"/>
        </w:rPr>
        <w:t xml:space="preserve">, and stopping became more frequent following consecutive losses.</w:t>
      </w:r>
    </w:p>
    <w:p w:rsidR="00000000" w:rsidDel="00000000" w:rsidP="00000000" w:rsidRDefault="00000000" w:rsidRPr="00000000" w14:paraId="00000071">
      <w:pPr>
        <w:jc w:val="both"/>
        <w:rPr>
          <w:b w:val="1"/>
          <w:bCs w:val="1"/>
        </w:rPr>
      </w:pPr>
      <w:r w:rsidDel="00000000" w:rsidR="00000000" w:rsidRPr="00000000">
        <w:rPr>
          <w:b w:val="1"/>
          <w:bCs w:val="1"/>
          <w:rtl w:val="0"/>
        </w:rPr>
        <w:t xml:space="preserve">3.4 Hidden-State Collection and </w:t>
      </w:r>
      <w:commentRangeStart w:id="17"/>
      <w:r w:rsidDel="00000000" w:rsidR="00000000" w:rsidRPr="00000000">
        <w:rPr>
          <w:b w:val="1"/>
          <w:bCs w:val="1"/>
          <w:rtl w:val="0"/>
        </w:rPr>
        <w:t xml:space="preserve">Linear Probes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t xml:space="preserve">For each decision state, we stored the model's hidden representation at each transformer layer immediately before action selection, together with the conversation state, action logits, observed history, and realized subsequent outcomes. We fit ridge-linear probes independently at each layer. Linear probes were used for the final analyses because they provide a directly interpretable direction in activation space that can subsequently be manipulated causally.</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We considered two primary decoding targets.</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Future return.</w:t>
      </w:r>
      <w:r w:rsidDel="00000000" w:rsidR="00000000" w:rsidRPr="00000000">
        <w:rPr>
          <w:rtl w:val="0"/>
        </w:rPr>
        <w:t xml:space="preserve"> We defined future return as the realized cumulative reward obtained from the current state through the remainder of the episode under the model's observed policy. A ridge regression was trained to predict this target from the hidden state at each layer. The ridge penalty and layer used for headline analyses were selected using validation episodes and evaluated on untouched test episodes. The final held-out comparison included 1,800 decision states from 78 test episodes.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We used the observed Monte Carlo future return and verified that the resulting signal was also recoverable by ridge regression decoder. </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Persistence.</w:t>
      </w:r>
      <w:r w:rsidDel="00000000" w:rsidR="00000000" w:rsidRPr="00000000">
        <w:rPr>
          <w:rtl w:val="0"/>
        </w:rPr>
        <w:t xml:space="preserve"> Independently, we trained ridge probes to predict </w:t>
      </w:r>
      <w:hyperlink r:id="rId20">
        <w:r w:rsidDel="00000000" w:rsidR="00000000" w:rsidRPr="00000000">
          <w:rPr/>
          <w:drawing>
            <wp:inline distB="19050" distT="19050" distL="19050" distR="19050">
              <wp:extent cx="457200" cy="152400"/>
              <wp:effectExtent b="0" l="0" r="0" t="0"/>
              <wp:docPr id="2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57200" cy="152400"/>
                      </a:xfrm>
                      <a:prstGeom prst="rect"/>
                      <a:ln/>
                    </pic:spPr>
                  </pic:pic>
                </a:graphicData>
              </a:graphic>
            </wp:inline>
          </w:drawing>
        </w:r>
      </w:hyperlink>
      <w:commentRangeStart w:id="18"/>
      <w:r w:rsidDel="00000000" w:rsidR="00000000" w:rsidRPr="00000000">
        <w:rPr>
          <w:rtl w:val="0"/>
        </w:rPr>
        <w:t xml:space="preserve">​ </w:t>
      </w:r>
      <w:commentRangeEnd w:id="18"/>
      <w:r w:rsidDel="00000000" w:rsidR="00000000" w:rsidRPr="00000000">
        <w:commentReference w:id="18"/>
      </w:r>
      <w:r w:rsidDel="00000000" w:rsidR="00000000" w:rsidRPr="00000000">
        <w:rPr>
          <w:rtl w:val="0"/>
        </w:rPr>
        <w:t xml:space="preserve">from each layer's hidden state. This analysis measured where information about the eventual CONTINUE-versus-STOP decision was linearly accessible. </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For both targets, probe performance was evaluated by held-out R</w:t>
      </w:r>
      <w:r w:rsidDel="00000000" w:rsidR="00000000" w:rsidRPr="00000000">
        <w:rPr>
          <w:vertAlign w:val="superscript"/>
          <w:rtl w:val="0"/>
        </w:rPr>
        <w:t xml:space="preserve">2</w:t>
      </w:r>
      <w:r w:rsidDel="00000000" w:rsidR="00000000" w:rsidRPr="00000000">
        <w:rPr>
          <w:rtl w:val="0"/>
        </w:rPr>
        <w:t xml:space="preserve">. To distinguish integrated return information from simple sensitivity to recent events, we additionally compared predictions among states matched on recent experience and fit regressions controlling for previous outcome, loss-streak length, initial-state status, and nonlinear effects of round. State-level observations from the same episode were treated as statistically dependent. The held-out exact-matching analysis retained 1,180 states in 147 matched strata from 55 episodes.</w:t>
      </w:r>
    </w:p>
    <w:p w:rsidR="00000000" w:rsidDel="00000000" w:rsidP="00000000" w:rsidRDefault="00000000" w:rsidRPr="00000000" w14:paraId="00000078">
      <w:pPr>
        <w:jc w:val="both"/>
        <w:rPr>
          <w:b w:val="1"/>
          <w:bCs w:val="1"/>
        </w:rPr>
      </w:pPr>
      <w:commentRangeStart w:id="19"/>
      <w:r w:rsidDel="00000000" w:rsidR="00000000" w:rsidRPr="00000000">
        <w:rPr>
          <w:b w:val="1"/>
          <w:bCs w:val="1"/>
          <w:rtl w:val="0"/>
        </w:rPr>
        <w:t xml:space="preserve">3.5 Provisional </w:t>
      </w:r>
      <w:commentRangeEnd w:id="19"/>
      <w:r w:rsidDel="00000000" w:rsidR="00000000" w:rsidRPr="00000000">
        <w:commentReference w:id="19"/>
      </w:r>
      <w:r w:rsidDel="00000000" w:rsidR="00000000" w:rsidRPr="00000000">
        <w:rPr>
          <w:b w:val="1"/>
          <w:bCs w:val="1"/>
          <w:rtl w:val="0"/>
        </w:rPr>
        <w:t xml:space="preserve">Continuation-Advantage Probe</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We found little relationship between predicted future reward and persistence. We therefore conducted an intermediate analysis intended to estimate continuation advantage. For 384 held-out states, equally divided among training, validation, and test sets, we branched the conversation state and forced either A or B as the next action. We then ran 10 stochastic continuations for each forced action and estimated</w:t>
      </w:r>
    </w:p>
    <w:p w:rsidR="00000000" w:rsidDel="00000000" w:rsidP="00000000" w:rsidRDefault="00000000" w:rsidRPr="00000000" w14:paraId="0000007A">
      <w:pPr>
        <w:jc w:val="center"/>
        <w:rPr/>
      </w:pPr>
      <w:hyperlink r:id="rId22">
        <w:r w:rsidDel="00000000" w:rsidR="00000000" w:rsidRPr="00000000">
          <w:rPr/>
          <w:drawing>
            <wp:inline distB="19050" distT="19050" distL="19050" distR="19050">
              <wp:extent cx="1435100" cy="152400"/>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143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B">
      <w:pPr>
        <w:jc w:val="center"/>
        <w:rPr/>
      </w:pPr>
      <w:hyperlink r:id="rId24">
        <w:r w:rsidDel="00000000" w:rsidR="00000000" w:rsidRPr="00000000">
          <w:rPr/>
          <w:drawing>
            <wp:inline distB="19050" distT="19050" distL="19050" distR="19050">
              <wp:extent cx="1435100" cy="152400"/>
              <wp:effectExtent b="0" l="0" r="0" t="0"/>
              <wp:docPr id="3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43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tl w:val="0"/>
        </w:rPr>
        <w:t xml:space="preserve">Because STOP had zero payoff in the original task,</w:t>
      </w:r>
    </w:p>
    <w:p w:rsidR="00000000" w:rsidDel="00000000" w:rsidP="00000000" w:rsidRDefault="00000000" w:rsidRPr="00000000" w14:paraId="0000007D">
      <w:pPr>
        <w:jc w:val="center"/>
        <w:rPr/>
      </w:pPr>
      <w:hyperlink r:id="rId26">
        <w:r w:rsidDel="00000000" w:rsidR="00000000" w:rsidRPr="00000000">
          <w:rPr/>
          <w:drawing>
            <wp:inline distB="19050" distT="19050" distL="19050" distR="19050">
              <wp:extent cx="990600" cy="152400"/>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tl w:val="0"/>
        </w:rPr>
        <w:t xml:space="preserve">and we defined</w:t>
      </w:r>
    </w:p>
    <w:p w:rsidR="00000000" w:rsidDel="00000000" w:rsidP="00000000" w:rsidRDefault="00000000" w:rsidRPr="00000000" w14:paraId="0000007F">
      <w:pPr>
        <w:jc w:val="center"/>
        <w:rPr/>
      </w:pPr>
      <w:hyperlink r:id="rId28">
        <w:r w:rsidDel="00000000" w:rsidR="00000000" w:rsidRPr="00000000">
          <w:rPr/>
          <w:drawing>
            <wp:inline distB="19050" distT="19050" distL="19050" distR="19050">
              <wp:extent cx="3365500" cy="152400"/>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365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tl w:val="0"/>
        </w:rPr>
        <w:t xml:space="preserve">A ridge probe was then trained to decode this quantity from hidden states.</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This analysis did not cleanly isolate relative continuation advantage: Q</w:t>
      </w:r>
      <w:r w:rsidDel="00000000" w:rsidR="00000000" w:rsidRPr="00000000">
        <w:rPr>
          <w:vertAlign w:val="subscript"/>
          <w:rtl w:val="0"/>
        </w:rPr>
        <w:t xml:space="preserve">A</w:t>
      </w:r>
      <w:r w:rsidDel="00000000" w:rsidR="00000000" w:rsidRPr="00000000">
        <w:rPr>
          <w:rtl w:val="0"/>
        </w:rPr>
        <w:t xml:space="preserve">​ and Q</w:t>
      </w:r>
      <w:r w:rsidDel="00000000" w:rsidR="00000000" w:rsidRPr="00000000">
        <w:rPr>
          <w:vertAlign w:val="subscript"/>
          <w:rtl w:val="0"/>
        </w:rPr>
        <w:t xml:space="preserve">B</w:t>
      </w:r>
      <w:r w:rsidDel="00000000" w:rsidR="00000000" w:rsidRPr="00000000">
        <w:rPr>
          <w:rtl w:val="0"/>
        </w:rPr>
        <w:t xml:space="preserve">​ were highly correlated (r = .926), and the resulting advantage target correlated r = .990 with mean continuation value. We therefore refer to this representation as the provisional advantage direction and use it as a candidate direction in the causal intervention. Additional rollout diagnostics are reported in</w:t>
      </w:r>
      <w:commentRangeStart w:id="20"/>
      <w:r w:rsidDel="00000000" w:rsidR="00000000" w:rsidRPr="00000000">
        <w:rPr>
          <w:rtl w:val="0"/>
        </w:rPr>
        <w:t xml:space="preserve"> Appendix X</w:t>
      </w:r>
      <w:commentRangeEnd w:id="20"/>
      <w:r w:rsidDel="00000000" w:rsidR="00000000" w:rsidRPr="00000000">
        <w:commentReference w:id="20"/>
      </w:r>
      <w:r w:rsidDel="00000000" w:rsidR="00000000" w:rsidRPr="00000000">
        <w:rPr>
          <w:rtl w:val="0"/>
        </w:rPr>
        <w:t xml:space="preserve">.</w:t>
      </w:r>
    </w:p>
    <w:p w:rsidR="00000000" w:rsidDel="00000000" w:rsidP="00000000" w:rsidRDefault="00000000" w:rsidRPr="00000000" w14:paraId="00000082">
      <w:pPr>
        <w:jc w:val="both"/>
        <w:rPr>
          <w:b w:val="1"/>
          <w:bCs w:val="1"/>
        </w:rPr>
      </w:pPr>
      <w:r w:rsidDel="00000000" w:rsidR="00000000" w:rsidRPr="00000000">
        <w:rPr>
          <w:b w:val="1"/>
          <w:bCs w:val="1"/>
          <w:rtl w:val="0"/>
        </w:rPr>
        <w:t xml:space="preserve">3.6 Experimental Dissociation of Continue and Stop Value</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The original task fixes the value of STOP at zero, making the continuation value and relative continuation advantage difficult to distinguish. We therefore constructed a within-state factorial intervention that independently manipulated the attractiveness of continuing and stopping.</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For each of 1,187 held-out decision states from 48 episodes, we replayed the identical underlying conversation history under all combinations of</w:t>
      </w:r>
    </w:p>
    <w:p w:rsidR="00000000" w:rsidDel="00000000" w:rsidP="00000000" w:rsidRDefault="00000000" w:rsidRPr="00000000" w14:paraId="00000085">
      <w:pPr>
        <w:jc w:val="center"/>
        <w:rPr/>
      </w:pPr>
      <w:hyperlink r:id="rId30">
        <w:r w:rsidDel="00000000" w:rsidR="00000000" w:rsidRPr="00000000">
          <w:rPr/>
          <w:drawing>
            <wp:inline distB="19050" distT="19050" distL="19050" distR="19050">
              <wp:extent cx="1676400" cy="152400"/>
              <wp:effectExtent b="0" l="0" r="0" t="0"/>
              <wp:docPr id="1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6">
      <w:pPr>
        <w:spacing w:after="240" w:before="240" w:lineRule="auto"/>
        <w:jc w:val="both"/>
        <w:rPr/>
      </w:pPr>
      <w:r w:rsidDel="00000000" w:rsidR="00000000" w:rsidRPr="00000000">
        <w:rPr>
          <w:rtl w:val="0"/>
        </w:rPr>
        <w:t xml:space="preserve">where S was the immediate payoff for choosing STOP, and</w:t>
      </w:r>
    </w:p>
    <w:p w:rsidR="00000000" w:rsidDel="00000000" w:rsidP="00000000" w:rsidRDefault="00000000" w:rsidRPr="00000000" w14:paraId="00000087">
      <w:pPr>
        <w:jc w:val="center"/>
        <w:rPr/>
      </w:pPr>
      <w:hyperlink r:id="rId32">
        <w:r w:rsidDel="00000000" w:rsidR="00000000" w:rsidRPr="00000000">
          <w:rPr/>
          <w:drawing>
            <wp:inline distB="19050" distT="19050" distL="19050" distR="19050">
              <wp:extent cx="1333500" cy="152400"/>
              <wp:effectExtent b="0" l="0" r="0" t="0"/>
              <wp:docPr id="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rPr>
          <w:rtl w:val="0"/>
        </w:rPr>
        <w:t xml:space="preserve">where C was a common immediate bonus or penalty for choosing either continuing action. This yielded 12 conditions per state and 14,244 total observations. The conversation history preceding the manipulation was identical across all 12 conditions; only the current incentive instruction differed.</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The manipulation was designed so that continuation value and the outside option could vary independently. Conceptually, the relevant relative incentive was</w:t>
      </w:r>
    </w:p>
    <w:p w:rsidR="00000000" w:rsidDel="00000000" w:rsidP="00000000" w:rsidRDefault="00000000" w:rsidRPr="00000000" w14:paraId="0000008A">
      <w:pPr>
        <w:jc w:val="center"/>
        <w:rPr/>
      </w:pPr>
      <w:hyperlink r:id="rId34">
        <w:r w:rsidDel="00000000" w:rsidR="00000000" w:rsidRPr="00000000">
          <w:rPr/>
          <w:drawing>
            <wp:inline distB="19050" distT="19050" distL="19050" distR="19050">
              <wp:extent cx="1193800" cy="139700"/>
              <wp:effectExtent b="0" l="0" r="0" t="0"/>
              <wp:docPr id="1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1938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t xml:space="preserve">We estimated within-state effects of STOP payoff and CONTINUE bonus on L</w:t>
      </w:r>
      <w:r w:rsidDel="00000000" w:rsidR="00000000" w:rsidRPr="00000000">
        <w:rPr>
          <w:vertAlign w:val="subscript"/>
          <w:rtl w:val="0"/>
        </w:rPr>
        <w:t xml:space="preserve">persist</w:t>
      </w:r>
      <w:r w:rsidDel="00000000" w:rsidR="00000000" w:rsidRPr="00000000">
        <w:rPr>
          <w:rtl w:val="0"/>
        </w:rPr>
        <w:t xml:space="preserve">​ using state fixed effects, thereby comparing the model to itself under different incentives while holding the entire preceding history constant. </w:t>
      </w:r>
      <w:commentRangeStart w:id="21"/>
      <w:r w:rsidDel="00000000" w:rsidR="00000000" w:rsidRPr="00000000">
        <w:rPr>
          <w:rtl w:val="0"/>
        </w:rPr>
        <w:t xml:space="preserve">We </w:t>
      </w:r>
      <w:commentRangeEnd w:id="21"/>
      <w:r w:rsidDel="00000000" w:rsidR="00000000" w:rsidRPr="00000000">
        <w:commentReference w:id="21"/>
      </w:r>
      <w:r w:rsidDel="00000000" w:rsidR="00000000" w:rsidRPr="00000000">
        <w:rPr>
          <w:rtl w:val="0"/>
        </w:rPr>
        <w:t xml:space="preserve">also evaluated whether the frozen predicted reward, provisional-advantage, and persistence probe quality changed systematically with the manipulated incentives.</w:t>
      </w:r>
    </w:p>
    <w:p w:rsidR="00000000" w:rsidDel="00000000" w:rsidP="00000000" w:rsidRDefault="00000000" w:rsidRPr="00000000" w14:paraId="0000008C">
      <w:pPr>
        <w:keepNext w:val="0"/>
        <w:keepLines w:val="0"/>
        <w:spacing w:before="280" w:lineRule="auto"/>
        <w:jc w:val="both"/>
        <w:rPr>
          <w:b w:val="1"/>
          <w:bCs w:val="1"/>
        </w:rPr>
      </w:pPr>
      <w:r w:rsidDel="00000000" w:rsidR="00000000" w:rsidRPr="00000000">
        <w:rPr>
          <w:b w:val="1"/>
          <w:bCs w:val="1"/>
          <w:rtl w:val="0"/>
        </w:rPr>
        <w:t xml:space="preserve">3.7 Causal Activation Steering</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Finally, we tested whether the identified linear directions causally influenced the model's persistence preference. We intervened on three frozen probe directions: the generic future-return direction at layer 1, the provisional continuation-advantage direction at layer 2, and the persistence-aligned direction at layer 31. </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For a normalized probe direction d, we modified the hidden state according to</w:t>
      </w:r>
    </w:p>
    <w:p w:rsidR="00000000" w:rsidDel="00000000" w:rsidP="00000000" w:rsidRDefault="00000000" w:rsidRPr="00000000" w14:paraId="0000008F">
      <w:pPr>
        <w:jc w:val="center"/>
        <w:rPr/>
      </w:pPr>
      <w:hyperlink r:id="rId36">
        <w:r w:rsidDel="00000000" w:rsidR="00000000" w:rsidRPr="00000000">
          <w:rPr/>
          <w:drawing>
            <wp:inline distB="19050" distT="19050" distL="19050" distR="19050">
              <wp:extent cx="977900" cy="139700"/>
              <wp:effectExtent b="0" l="0" r="0" t="0"/>
              <wp:docPr id="1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977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t xml:space="preserve">with</w:t>
      </w:r>
    </w:p>
    <w:p w:rsidR="00000000" w:rsidDel="00000000" w:rsidP="00000000" w:rsidRDefault="00000000" w:rsidRPr="00000000" w14:paraId="00000091">
      <w:pPr>
        <w:jc w:val="center"/>
        <w:rPr/>
      </w:pPr>
      <w:hyperlink r:id="rId38">
        <w:r w:rsidDel="00000000" w:rsidR="00000000" w:rsidRPr="00000000">
          <w:rPr/>
          <w:drawing>
            <wp:inline distB="19050" distT="19050" distL="19050" distR="19050">
              <wp:extent cx="1143000" cy="152400"/>
              <wp:effectExtent b="0" l="0" r="0" t="0"/>
              <wp:docPr id="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143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rPr>
          <w:rtl w:val="0"/>
        </w:rPr>
        <w:t xml:space="preserve">The intervention scale λ was calibrated on validation data so that positive and negative interventions produced an approximately one-standard-deviation movement in the frozen decoded quantity. Intervention magnitude was then frozen before evaluation. The </w:t>
      </w:r>
      <w:hyperlink r:id="rId40">
        <w:r w:rsidDel="00000000" w:rsidR="00000000" w:rsidRPr="00000000">
          <w:rPr/>
          <w:drawing>
            <wp:inline distB="19050" distT="19050" distL="19050" distR="19050">
              <wp:extent cx="419100" cy="114300"/>
              <wp:effectExtent b="0" l="0" r="0" t="0"/>
              <wp:docPr id="25"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419100" cy="114300"/>
                      </a:xfrm>
                      <a:prstGeom prst="rect"/>
                      <a:ln/>
                    </pic:spPr>
                  </pic:pic>
                </a:graphicData>
              </a:graphic>
            </wp:inline>
          </w:drawing>
        </w:r>
      </w:hyperlink>
      <w:r w:rsidDel="00000000" w:rsidR="00000000" w:rsidRPr="00000000">
        <w:rPr>
          <w:rtl w:val="0"/>
        </w:rPr>
        <w:t xml:space="preserve"> condition was required to reproduce baseline logits exactly.</w:t>
      </w:r>
    </w:p>
    <w:p w:rsidR="00000000" w:rsidDel="00000000" w:rsidP="00000000" w:rsidRDefault="00000000" w:rsidRPr="00000000" w14:paraId="00000093">
      <w:pPr>
        <w:spacing w:after="240" w:before="240" w:lineRule="auto"/>
        <w:jc w:val="both"/>
        <w:rPr/>
      </w:pPr>
      <w:r w:rsidDel="00000000" w:rsidR="00000000" w:rsidRPr="00000000">
        <w:rPr>
          <w:rFonts w:ascii="Arial Unicode MS" w:cs="Arial Unicode MS" w:eastAsia="Arial Unicode MS" w:hAnsi="Arial Unicode MS"/>
          <w:rtl w:val="0"/>
        </w:rPr>
        <w:t xml:space="preserve">Each target direction was evaluated against 20 random control directions matched at the same layer and intervention scale. We replayed the same 1,187 held-out states under each steering condition. Across target and random directions, the final causal dataset contained 224,343 observations with complete −1,0,+1 groups and no duplicated or mismatched contexts.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The primary causal estimand was</w:t>
      </w:r>
    </w:p>
    <w:p w:rsidR="00000000" w:rsidDel="00000000" w:rsidP="00000000" w:rsidRDefault="00000000" w:rsidRPr="00000000" w14:paraId="00000095">
      <w:pPr>
        <w:jc w:val="center"/>
        <w:rPr/>
      </w:pPr>
      <w:hyperlink r:id="rId42">
        <w:r w:rsidDel="00000000" w:rsidR="00000000" w:rsidRPr="00000000">
          <w:rPr/>
          <w:drawing>
            <wp:inline distB="19050" distT="19050" distL="19050" distR="19050">
              <wp:extent cx="3124200" cy="177800"/>
              <wp:effectExtent b="0" l="0" r="0" t="0"/>
              <wp:docPr id="4"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3124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tl w:val="0"/>
        </w:rPr>
        <w:t xml:space="preserve">Uncertainty was estimated using 10,000 episode-level bootstrap resamples. Target effects were additionally compared with the corresponding distribution of 20 matched random directions using empirical random-control p-values. The positive-control persistence intervention was required to show the predicted monotonic dose ordering before null effects for the return or advantage directions were interpreted.</w:t>
      </w:r>
    </w:p>
    <w:p w:rsidR="00000000" w:rsidDel="00000000" w:rsidP="00000000" w:rsidRDefault="00000000" w:rsidRPr="00000000" w14:paraId="00000097">
      <w:pPr>
        <w:pStyle w:val="Heading2"/>
        <w:spacing w:after="0" w:before="200" w:line="360" w:lineRule="auto"/>
        <w:jc w:val="center"/>
        <w:rPr>
          <w:b w:val="1"/>
          <w:bCs w:val="1"/>
          <w:sz w:val="28"/>
          <w:szCs w:val="28"/>
        </w:rPr>
      </w:pPr>
      <w:bookmarkStart w:colFirst="0" w:colLast="0" w:name="_6bk7befxzvsr" w:id="14"/>
      <w:bookmarkEnd w:id="14"/>
      <w:r w:rsidDel="00000000" w:rsidR="00000000" w:rsidRPr="00000000">
        <w:rPr>
          <w:b w:val="1"/>
          <w:bCs w:val="1"/>
          <w:sz w:val="28"/>
          <w:szCs w:val="28"/>
          <w:rtl w:val="0"/>
        </w:rPr>
        <w:t xml:space="preserve">4. Results</w:t>
      </w:r>
    </w:p>
    <w:p w:rsidR="00000000" w:rsidDel="00000000" w:rsidP="00000000" w:rsidRDefault="00000000" w:rsidRPr="00000000" w14:paraId="00000098">
      <w:pPr>
        <w:keepNext w:val="0"/>
        <w:keepLines w:val="0"/>
        <w:spacing w:before="280" w:lineRule="auto"/>
        <w:jc w:val="both"/>
        <w:rPr>
          <w:b w:val="1"/>
          <w:bCs w:val="1"/>
        </w:rPr>
      </w:pPr>
      <w:r w:rsidDel="00000000" w:rsidR="00000000" w:rsidRPr="00000000">
        <w:rPr>
          <w:b w:val="1"/>
          <w:bCs w:val="1"/>
          <w:rtl w:val="0"/>
        </w:rPr>
        <w:t xml:space="preserve">4.1</w:t>
      </w:r>
      <w:commentRangeStart w:id="22"/>
      <w:r w:rsidDel="00000000" w:rsidR="00000000" w:rsidRPr="00000000">
        <w:rPr>
          <w:b w:val="1"/>
          <w:bCs w:val="1"/>
          <w:rtl w:val="0"/>
        </w:rPr>
        <w:t xml:space="preserve"> Future return is represented but does not explain persistence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t xml:space="preserve">We first asked whether the model's hidden states contained an integrated representation of expected future outcomes. Future cumulative return was linearly decodable from early hidden states, with the validation-selected ridge probe at layer 1 achieving 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 .240 on 1,800 states from 78 held-out episodes. A nonlinear probe provided similar performance (R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 .251; </w:t>
      </w:r>
      <w:commentRangeStart w:id="23"/>
      <w:r w:rsidDel="00000000" w:rsidR="00000000" w:rsidRPr="00000000">
        <w:rPr>
          <w:rtl w:val="0"/>
        </w:rPr>
        <w:t xml:space="preserve">Appendix </w:t>
      </w:r>
      <w:commentRangeEnd w:id="23"/>
      <w:r w:rsidDel="00000000" w:rsidR="00000000" w:rsidRPr="00000000">
        <w:commentReference w:id="23"/>
      </w:r>
      <w:r w:rsidDel="00000000" w:rsidR="00000000" w:rsidRPr="00000000">
        <w:rPr>
          <w:rtl w:val="0"/>
        </w:rPr>
        <w:t xml:space="preserve">X), indicating that the return signal was not dependent on a flexible nonlinear decoder.</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Critically, decodable future return did not explain the model's decision to persist. Among 1,180 states matched on round, previous outcome, and loss streak, the ridge-decoded return strongly predicted actual subsequent return (</w:t>
      </w:r>
      <w:commentRangeStart w:id="24"/>
      <w:r w:rsidDel="00000000" w:rsidR="00000000" w:rsidRPr="00000000">
        <w:rPr>
          <w:rtl w:val="0"/>
        </w:rPr>
        <w:t xml:space="preserve">β = .486, p &lt; .000</w:t>
      </w:r>
      <w:commentRangeEnd w:id="24"/>
      <w:r w:rsidDel="00000000" w:rsidR="00000000" w:rsidRPr="00000000">
        <w:commentReference w:id="24"/>
      </w:r>
      <w:r w:rsidDel="00000000" w:rsidR="00000000" w:rsidRPr="00000000">
        <w:rPr>
          <w:rtl w:val="0"/>
        </w:rPr>
        <w:t xml:space="preserve">1) but had essentially no relationship with the model's CONTINUE-versus-STOP preference (β = .007, p = .951; Figure XA). Similarly, recent-history variables alone explained 75.3% of persistence-logit variance, while adding decoded future return increased R</w:t>
      </w:r>
      <w:r w:rsidDel="00000000" w:rsidR="00000000" w:rsidRPr="00000000">
        <w:rPr>
          <w:vertAlign w:val="superscript"/>
          <w:rtl w:val="0"/>
        </w:rPr>
        <w:t xml:space="preserve">2</w:t>
      </w:r>
      <w:r w:rsidDel="00000000" w:rsidR="00000000" w:rsidRPr="00000000">
        <w:rPr>
          <w:rtl w:val="0"/>
        </w:rPr>
        <w:t xml:space="preserve"> only from .753 to .755.</w:t>
      </w:r>
    </w:p>
    <w:p w:rsidR="00000000" w:rsidDel="00000000" w:rsidP="00000000" w:rsidRDefault="00000000" w:rsidRPr="00000000" w14:paraId="0000009B">
      <w:pPr>
        <w:spacing w:after="240" w:before="240" w:lineRule="auto"/>
        <w:jc w:val="both"/>
        <w:rPr/>
      </w:pPr>
      <w:commentRangeStart w:id="25"/>
      <w:r w:rsidDel="00000000" w:rsidR="00000000" w:rsidRPr="00000000">
        <w:rPr>
          <w:rtl w:val="0"/>
        </w:rPr>
        <w:t xml:space="preserve">Persistence itself, by contrast, was highly linearly decodable across the transformer layers and became increasingly</w:t>
      </w:r>
      <w:commentRangeEnd w:id="25"/>
      <w:r w:rsidDel="00000000" w:rsidR="00000000" w:rsidRPr="00000000">
        <w:commentReference w:id="25"/>
      </w:r>
      <w:r w:rsidDel="00000000" w:rsidR="00000000" w:rsidRPr="00000000">
        <w:rPr>
          <w:rtl w:val="0"/>
        </w:rPr>
        <w:t xml:space="preserve"> explicit toward the output. The strongest persistence probe occurred at layer 31, where held-out performance reached R</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rtl w:val="0"/>
        </w:rPr>
        <w:t xml:space="preserve">998. Thus, the model simultaneously represented information about future return and its eventual decision to continue, but these quantities were not equivalent: future-return information remained predictive of outcomes without predicting persistence.</w:t>
      </w:r>
    </w:p>
    <w:p w:rsidR="00000000" w:rsidDel="00000000" w:rsidP="00000000" w:rsidRDefault="00000000" w:rsidRPr="00000000" w14:paraId="0000009C">
      <w:pPr>
        <w:keepNext w:val="0"/>
        <w:keepLines w:val="0"/>
        <w:spacing w:before="280" w:lineRule="auto"/>
        <w:jc w:val="both"/>
        <w:rPr>
          <w:b w:val="1"/>
          <w:bCs w:val="1"/>
        </w:rPr>
      </w:pPr>
      <w:r w:rsidDel="00000000" w:rsidR="00000000" w:rsidRPr="00000000">
        <w:rPr>
          <w:b w:val="1"/>
          <w:bCs w:val="1"/>
          <w:rtl w:val="0"/>
        </w:rPr>
        <w:t xml:space="preserve">4.2 Persistence is strongly sensitive to the relative value of continuing and stopping</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The lack of association between generic future return and persistence left open whether stopping was governed primarily by simple history-based rules, such as recent losses and </w:t>
      </w:r>
      <w:commentRangeStart w:id="26"/>
      <w:r w:rsidDel="00000000" w:rsidR="00000000" w:rsidRPr="00000000">
        <w:rPr>
          <w:rtl w:val="0"/>
        </w:rPr>
        <w:t xml:space="preserve">elapsed time</w:t>
      </w:r>
      <w:commentRangeEnd w:id="26"/>
      <w:r w:rsidDel="00000000" w:rsidR="00000000" w:rsidRPr="00000000">
        <w:commentReference w:id="26"/>
      </w:r>
      <w:r w:rsidDel="00000000" w:rsidR="00000000" w:rsidRPr="00000000">
        <w:rPr>
          <w:rtl w:val="0"/>
        </w:rPr>
        <w:t xml:space="preserve">, or by a more local comparison between continuing and stopping. We therefore held each conversation history fixed and independently manipulated the immediate payoff for STOP and the bonus for CONTINUE across 12 incentive conditions.</w:t>
      </w:r>
    </w:p>
    <w:p w:rsidR="00000000" w:rsidDel="00000000" w:rsidP="00000000" w:rsidRDefault="00000000" w:rsidRPr="00000000" w14:paraId="0000009E">
      <w:pPr>
        <w:spacing w:after="240" w:before="240" w:lineRule="auto"/>
        <w:jc w:val="both"/>
        <w:rPr/>
      </w:pPr>
      <w:r w:rsidDel="00000000" w:rsidR="00000000" w:rsidRPr="00000000">
        <w:rPr>
          <w:rFonts w:ascii="Arial Unicode MS" w:cs="Arial Unicode MS" w:eastAsia="Arial Unicode MS" w:hAnsi="Arial Unicode MS"/>
          <w:rtl w:val="0"/>
        </w:rPr>
        <w:t xml:space="preserve">Both manipulations produced large and opposing behavioral effects. Increasing the STOP payoff reduced persistence (β = −.707), whereas increasing the CONTINUE bonus increased persistence (β = .533). The relative incentive, CONTINUE bonus minus STOP payoff, alone explained 78.4% of the within-state variation in persistence.</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These effects were large enough to reverse the model's decision for almost every history. Moving from the strongest pro-STOP condition to the strongest pro-CONTINUE condition shifted the persistence logit by 4.329 units (95% episode-bootstrap CI [4.244,4.411]), and 99.9% of the 1,187 held-out histories crossed the CONTINUE/STOP decision boundary somewhere in the factorial manipulation (Figure XB).</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This result rules out a rigid history-only account of stopping. Although recent losses and time strongly predicted persistence in the original task, identical histories could produce opposite stopping decisions when the current relative incentive changed.</w:t>
      </w:r>
    </w:p>
    <w:p w:rsidR="00000000" w:rsidDel="00000000" w:rsidP="00000000" w:rsidRDefault="00000000" w:rsidRPr="00000000" w14:paraId="000000A1">
      <w:pPr>
        <w:jc w:val="both"/>
        <w:rPr>
          <w:b w:val="1"/>
          <w:bCs w:val="1"/>
        </w:rPr>
      </w:pPr>
      <w:r w:rsidDel="00000000" w:rsidR="00000000" w:rsidRPr="00000000">
        <w:rPr>
          <w:b w:val="1"/>
          <w:bCs w:val="1"/>
          <w:rtl w:val="0"/>
        </w:rPr>
        <w:t xml:space="preserve">4.3 The manipulated decision variable is reflected much more strongly in the persistence representation than in value-like representations </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We next asked how the experimentally manipulated incentives affected the previously identified internal representations. The three candidate directions behaved very differently.</w:t>
      </w:r>
    </w:p>
    <w:p w:rsidR="00000000" w:rsidDel="00000000" w:rsidP="00000000" w:rsidRDefault="00000000" w:rsidRPr="00000000" w14:paraId="000000A3">
      <w:pPr>
        <w:spacing w:after="240" w:before="240" w:lineRule="auto"/>
        <w:jc w:val="both"/>
        <w:rPr/>
      </w:pPr>
      <w:r w:rsidDel="00000000" w:rsidR="00000000" w:rsidRPr="00000000">
        <w:rPr>
          <w:rFonts w:ascii="Arial Unicode MS" w:cs="Arial Unicode MS" w:eastAsia="Arial Unicode MS" w:hAnsi="Arial Unicode MS"/>
          <w:rtl w:val="0"/>
        </w:rPr>
        <w:t xml:space="preserve">The generic future-return projection did not transform like a continuation-versus-stop decision variable. Across the factorial conditions, it correlated negatively with persistence (r = −.282) and explained only 8.3% of variation associated with relative incentive. Notably, increasing the value of STOP actually increased the generic-return projection (β = .453), opposite to what would be expected from an invariant relative-value signal.</w:t>
      </w:r>
    </w:p>
    <w:p w:rsidR="00000000" w:rsidDel="00000000" w:rsidP="00000000" w:rsidRDefault="00000000" w:rsidRPr="00000000" w14:paraId="000000A4">
      <w:pPr>
        <w:spacing w:after="240" w:before="240" w:lineRule="auto"/>
        <w:jc w:val="both"/>
        <w:rPr/>
      </w:pPr>
      <w:r w:rsidDel="00000000" w:rsidR="00000000" w:rsidRPr="00000000">
        <w:rPr>
          <w:rFonts w:ascii="Arial Unicode MS" w:cs="Arial Unicode MS" w:eastAsia="Arial Unicode MS" w:hAnsi="Arial Unicode MS"/>
          <w:rtl w:val="0"/>
        </w:rPr>
        <w:t xml:space="preserve">The provisional continuation-advantage direction responded in the theoretically expected direction: its projection decreased as STOP became more valuable (β = −.236) and increased with the CONTINUE bonus (β = .266). However, it remained only weakly related to behavioral persistence (r = .313) and explained 12.1% of manipulated relative-incentive variation.</w:t>
      </w:r>
    </w:p>
    <w:p w:rsidR="00000000" w:rsidDel="00000000" w:rsidP="00000000" w:rsidRDefault="00000000" w:rsidRPr="00000000" w14:paraId="000000A5">
      <w:pPr>
        <w:spacing w:after="240" w:before="240" w:lineRule="auto"/>
        <w:jc w:val="both"/>
        <w:rPr/>
      </w:pPr>
      <w:r w:rsidDel="00000000" w:rsidR="00000000" w:rsidRPr="00000000">
        <w:rPr>
          <w:rFonts w:ascii="Arial Unicode MS" w:cs="Arial Unicode MS" w:eastAsia="Arial Unicode MS" w:hAnsi="Arial Unicode MS"/>
          <w:rtl w:val="0"/>
        </w:rPr>
        <w:t xml:space="preserve">In comparison, the layer-31 persistence projection closely mirrored the behavioral decision. Its within-state correlation with the observed persistence logit was r = .991, and it explained 75.1% of relative-incentive variation, with effects of STOP (β = −.684) and CONTINUE (β = .534) closely matching the behavioral effects (Figure XC).</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Together, these results show that explicit incentives strongly alter both behavior and the persistence-aligned representation, while the previously identified generic-return and provisional-advantage directions capture comparatively little of this experimentally induced decision signal.</w:t>
      </w:r>
    </w:p>
    <w:p w:rsidR="00000000" w:rsidDel="00000000" w:rsidP="00000000" w:rsidRDefault="00000000" w:rsidRPr="00000000" w14:paraId="000000A7">
      <w:pPr>
        <w:keepNext w:val="0"/>
        <w:keepLines w:val="0"/>
        <w:spacing w:before="280" w:lineRule="auto"/>
        <w:jc w:val="both"/>
        <w:rPr>
          <w:b w:val="1"/>
          <w:bCs w:val="1"/>
        </w:rPr>
      </w:pPr>
      <w:commentRangeStart w:id="27"/>
      <w:r w:rsidDel="00000000" w:rsidR="00000000" w:rsidRPr="00000000">
        <w:rPr>
          <w:b w:val="1"/>
          <w:bCs w:val="1"/>
          <w:rtl w:val="0"/>
        </w:rPr>
        <w:t xml:space="preserve">4.4 Decodable value-like directions do not causally control persistence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Finally, we tested whether directly manipulating each representation changed the model's CONTINUE-versus-STOP preference. As a positive control, steering the layer-31 persistence direction produced a large, monotonic effect on behavior. Mean persistence logits increased from 2.368 under negative steering to 3.372 at baseline and 4.362 under positive steering. The positive-minus-negative contrast was 1.994 logits (95% CI [1.978, 2.011]), exceeding all 20 matched random-direction controls (empirical p = .0476, the minimum attainable with 20 controls).</w:t>
      </w:r>
    </w:p>
    <w:p w:rsidR="00000000" w:rsidDel="00000000" w:rsidP="00000000" w:rsidRDefault="00000000" w:rsidRPr="00000000" w14:paraId="000000A9">
      <w:pPr>
        <w:spacing w:after="240" w:before="240" w:lineRule="auto"/>
        <w:jc w:val="both"/>
        <w:rPr/>
      </w:pPr>
      <w:r w:rsidDel="00000000" w:rsidR="00000000" w:rsidRPr="00000000">
        <w:rPr>
          <w:rFonts w:ascii="Arial Unicode MS" w:cs="Arial Unicode MS" w:eastAsia="Arial Unicode MS" w:hAnsi="Arial Unicode MS"/>
          <w:rtl w:val="0"/>
        </w:rPr>
        <w:t xml:space="preserve">In contrast, manipulating the generic future-return direction produced essentially no change in persistence (Δ = 0.0028, 95% CI [−.0010, .0069], bootstrap p = .151; random-control p = .571). Steering the provisional advantage direction was similarly null (Δ = −0.0012, 95% CI [−.0063, .0041], bootstrap p = .665; random-control p = .810; Figure</w:t>
      </w:r>
      <w:commentRangeStart w:id="28"/>
      <w:r w:rsidDel="00000000" w:rsidR="00000000" w:rsidRPr="00000000">
        <w:rPr>
          <w:rtl w:val="0"/>
        </w:rPr>
        <w:t xml:space="preserve"> XD</w:t>
      </w:r>
      <w:commentRangeEnd w:id="28"/>
      <w:r w:rsidDel="00000000" w:rsidR="00000000" w:rsidRPr="00000000">
        <w:commentReference w:id="28"/>
      </w:r>
      <w:r w:rsidDel="00000000" w:rsidR="00000000" w:rsidRPr="00000000">
        <w:rPr>
          <w:rtl w:val="0"/>
        </w:rPr>
        <w:t xml:space="preserve">). Both interventions successfully moved their corresponding decoded quantities by approximately one standard deviation, making failed intervention calibration an unlikely explanation for the null behavioral effects.</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Thus, the central dissociation was replicated causally: future-return and provisional advantage information could be decoded from the model's hidden states, but manipulating those identified linear directions did not alter whether the model chose to persist. In contrast, a persistence-aligned representation—distributed across the network and most explicit at later layers—was directly manipulable at layer 31 and had strong causal leverage over the final decision.</w:t>
      </w:r>
      <w:r w:rsidDel="00000000" w:rsidR="00000000" w:rsidRPr="00000000">
        <w:rPr>
          <w:rtl w:val="0"/>
        </w:rPr>
      </w:r>
    </w:p>
    <w:p w:rsidR="00000000" w:rsidDel="00000000" w:rsidP="00000000" w:rsidRDefault="00000000" w:rsidRPr="00000000" w14:paraId="000000AB">
      <w:pPr>
        <w:pStyle w:val="Heading2"/>
        <w:spacing w:after="0" w:before="200" w:line="360" w:lineRule="auto"/>
        <w:jc w:val="center"/>
        <w:rPr>
          <w:b w:val="1"/>
          <w:bCs w:val="1"/>
          <w:sz w:val="28"/>
          <w:szCs w:val="28"/>
        </w:rPr>
      </w:pPr>
      <w:bookmarkStart w:colFirst="0" w:colLast="0" w:name="_ppzvk7gh0zyc" w:id="15"/>
      <w:bookmarkEnd w:id="15"/>
      <w:r w:rsidDel="00000000" w:rsidR="00000000" w:rsidRPr="00000000">
        <w:rPr>
          <w:b w:val="1"/>
          <w:bCs w:val="1"/>
          <w:sz w:val="28"/>
          <w:szCs w:val="28"/>
          <w:rtl w:val="0"/>
        </w:rPr>
        <w:t xml:space="preserve">5. Discussion and Limitations</w:t>
      </w:r>
    </w:p>
    <w:p w:rsidR="00000000" w:rsidDel="00000000" w:rsidP="00000000" w:rsidRDefault="00000000" w:rsidRPr="00000000" w14:paraId="000000AC">
      <w:pPr>
        <w:jc w:val="both"/>
        <w:rPr/>
      </w:pPr>
      <w:r w:rsidDel="00000000" w:rsidR="00000000" w:rsidRPr="00000000">
        <w:rPr>
          <w:rtl w:val="0"/>
        </w:rPr>
        <w:t xml:space="preserve">Taken together, the experiments distinguish representational availability from behavioral control. Qwen3.5-4B contains integrated information about future return, and its stopping behavior is highly responsive to the relative attractiveness of CONTINUE versus STOP. However, the linear value-like representations identified here do not appear to be the signals directly governing that decision. Instead, persistence-related information is represented throughout processing, becomes increasingly explicit toward the output, and incorporates both conversational history and current incentive information. The computations that construct this persistence signal remain an open mechanistic question.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both"/>
        <w:rPr>
          <w:i w:val="1"/>
          <w:iCs w:val="1"/>
        </w:rPr>
      </w:pPr>
      <w:r w:rsidDel="00000000" w:rsidR="00000000" w:rsidRPr="00000000">
        <w:rPr>
          <w:i w:val="1"/>
          <w:iCs w:val="1"/>
          <w:rtl w:val="0"/>
        </w:rPr>
        <w:t xml:space="preserve">Discuss the broader implications for AI safety. </w:t>
      </w:r>
    </w:p>
    <w:p w:rsidR="00000000" w:rsidDel="00000000" w:rsidP="00000000" w:rsidRDefault="00000000" w:rsidRPr="00000000" w14:paraId="000000AF">
      <w:pPr>
        <w:jc w:val="both"/>
        <w:rPr>
          <w:i w:val="1"/>
          <w:iCs w:val="1"/>
        </w:rPr>
      </w:pPr>
      <w:r w:rsidDel="00000000" w:rsidR="00000000" w:rsidRPr="00000000">
        <w:rPr>
          <w:i w:val="1"/>
          <w:iCs w:val="1"/>
          <w:rtl w:val="0"/>
        </w:rPr>
        <w:t xml:space="preserve">What do your results mean? What trends do you notice and what might they indicate?  </w:t>
      </w:r>
    </w:p>
    <w:p w:rsidR="00000000" w:rsidDel="00000000" w:rsidP="00000000" w:rsidRDefault="00000000" w:rsidRPr="00000000" w14:paraId="000000B0">
      <w:pPr>
        <w:jc w:val="both"/>
        <w:rPr>
          <w:i w:val="1"/>
          <w:iCs w:val="1"/>
        </w:rPr>
      </w:pPr>
      <w:r w:rsidDel="00000000" w:rsidR="00000000" w:rsidRPr="00000000">
        <w:rPr>
          <w:rtl w:val="0"/>
        </w:rPr>
      </w:r>
    </w:p>
    <w:p w:rsidR="00000000" w:rsidDel="00000000" w:rsidP="00000000" w:rsidRDefault="00000000" w:rsidRPr="00000000" w14:paraId="000000B1">
      <w:pPr>
        <w:pStyle w:val="Heading3"/>
        <w:spacing w:before="200" w:lineRule="auto"/>
        <w:rPr>
          <w:b w:val="1"/>
          <w:bCs w:val="1"/>
          <w:color w:val="000000"/>
          <w:sz w:val="24"/>
          <w:szCs w:val="24"/>
        </w:rPr>
      </w:pPr>
      <w:bookmarkStart w:colFirst="0" w:colLast="0" w:name="_mt2hai21ycmy" w:id="16"/>
      <w:bookmarkEnd w:id="16"/>
      <w:r w:rsidDel="00000000" w:rsidR="00000000" w:rsidRPr="00000000">
        <w:rPr>
          <w:b w:val="1"/>
          <w:bCs w:val="1"/>
          <w:color w:val="000000"/>
          <w:sz w:val="24"/>
          <w:szCs w:val="24"/>
          <w:rtl w:val="0"/>
        </w:rPr>
        <w:t xml:space="preserve">Limitations</w:t>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This study used one model and one synthetic bandit environment, so generalization to larger models, agents, tool use, or real-world tasks is unknown.</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Our incentive manipulation used explicit numerical instructions. The model may partly rely on prompt-local arithmetic or instruction heuristics rather than a general value-comparison mechanism. The zero/zero incentive prompt was itself behaviorally non-neutral, and the CONTINUE manipulation also affected the A-versus-B logit gap.</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Finally, we assume that the persistence logit is a meaningful measure of continuation preference and that activation steering remains sufficiently local. If either assumption fails, the mechanistic interpretation becomes weaker and should be treated primarily as a task-specific causal intervention result.</w:t>
      </w:r>
      <w:r w:rsidDel="00000000" w:rsidR="00000000" w:rsidRPr="00000000">
        <w:rPr>
          <w:rtl w:val="0"/>
        </w:rPr>
      </w:r>
    </w:p>
    <w:p w:rsidR="00000000" w:rsidDel="00000000" w:rsidP="00000000" w:rsidRDefault="00000000" w:rsidRPr="00000000" w14:paraId="000000B7">
      <w:pPr>
        <w:pStyle w:val="Heading3"/>
        <w:spacing w:before="200" w:lineRule="auto"/>
        <w:rPr>
          <w:b w:val="1"/>
          <w:bCs w:val="1"/>
          <w:color w:val="000000"/>
          <w:sz w:val="24"/>
          <w:szCs w:val="24"/>
        </w:rPr>
      </w:pPr>
      <w:bookmarkStart w:colFirst="0" w:colLast="0" w:name="_8557errvyjvx" w:id="17"/>
      <w:bookmarkEnd w:id="17"/>
      <w:r w:rsidDel="00000000" w:rsidR="00000000" w:rsidRPr="00000000">
        <w:rPr>
          <w:b w:val="1"/>
          <w:bCs w:val="1"/>
          <w:color w:val="000000"/>
          <w:sz w:val="24"/>
          <w:szCs w:val="24"/>
          <w:rtl w:val="0"/>
        </w:rPr>
        <w:t xml:space="preserve">Future Work</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The most direct next step is to determine what computations feed the distributed persistence signal across layers. Other priorities are to replicate across models and more realistic persistence tasks; test solvable versus impossible problems and longer-horizon agents; use less explicit incentive manipulations to reduce prompt-local heuristics; and investigate distributed/nonlinear value representations and causal pathways between earlier representations and the final persistence decision.</w:t>
      </w:r>
      <w:r w:rsidDel="00000000" w:rsidR="00000000" w:rsidRPr="00000000">
        <w:rPr>
          <w:rtl w:val="0"/>
        </w:rPr>
      </w:r>
    </w:p>
    <w:p w:rsidR="00000000" w:rsidDel="00000000" w:rsidP="00000000" w:rsidRDefault="00000000" w:rsidRPr="00000000" w14:paraId="000000B9">
      <w:pPr>
        <w:jc w:val="both"/>
        <w:rPr>
          <w:i w:val="1"/>
          <w:iCs w:val="1"/>
        </w:rPr>
      </w:pPr>
      <w:r w:rsidDel="00000000" w:rsidR="00000000" w:rsidRPr="00000000">
        <w:rPr>
          <w:rtl w:val="0"/>
        </w:rPr>
      </w:r>
    </w:p>
    <w:p w:rsidR="00000000" w:rsidDel="00000000" w:rsidP="00000000" w:rsidRDefault="00000000" w:rsidRPr="00000000" w14:paraId="000000BA">
      <w:pPr>
        <w:jc w:val="both"/>
        <w:rPr>
          <w:i w:val="1"/>
          <w:iCs w:val="1"/>
        </w:rPr>
      </w:pPr>
      <w:r w:rsidDel="00000000" w:rsidR="00000000" w:rsidRPr="00000000">
        <w:rPr>
          <w:rtl w:val="0"/>
        </w:rPr>
      </w:r>
    </w:p>
    <w:p w:rsidR="00000000" w:rsidDel="00000000" w:rsidP="00000000" w:rsidRDefault="00000000" w:rsidRPr="00000000" w14:paraId="000000BB">
      <w:pPr>
        <w:pStyle w:val="Heading2"/>
        <w:spacing w:after="0" w:before="200" w:line="360" w:lineRule="auto"/>
        <w:jc w:val="center"/>
        <w:rPr>
          <w:b w:val="1"/>
          <w:bCs w:val="1"/>
          <w:sz w:val="24"/>
          <w:szCs w:val="24"/>
        </w:rPr>
      </w:pPr>
      <w:bookmarkStart w:colFirst="0" w:colLast="0" w:name="_g0zphsq5kocm" w:id="18"/>
      <w:bookmarkEnd w:id="18"/>
      <w:r w:rsidDel="00000000" w:rsidR="00000000" w:rsidRPr="00000000">
        <w:rPr>
          <w:b w:val="1"/>
          <w:bCs w:val="1"/>
          <w:sz w:val="28"/>
          <w:szCs w:val="28"/>
          <w:rtl w:val="0"/>
        </w:rPr>
        <w:t xml:space="preserve">6. </w:t>
      </w:r>
      <w:r w:rsidDel="00000000" w:rsidR="00000000" w:rsidRPr="00000000">
        <w:rPr>
          <w:b w:val="1"/>
          <w:bCs w:val="1"/>
          <w:sz w:val="24"/>
          <w:szCs w:val="24"/>
          <w:rtl w:val="0"/>
        </w:rPr>
        <w:t xml:space="preserve">Conclusion</w:t>
      </w:r>
    </w:p>
    <w:p w:rsidR="00000000" w:rsidDel="00000000" w:rsidP="00000000" w:rsidRDefault="00000000" w:rsidRPr="00000000" w14:paraId="000000BC">
      <w:pPr>
        <w:jc w:val="both"/>
        <w:rPr>
          <w:i w:val="1"/>
          <w:iCs w:val="1"/>
        </w:rPr>
      </w:pPr>
      <w:r w:rsidDel="00000000" w:rsidR="00000000" w:rsidRPr="00000000">
        <w:rPr>
          <w:i w:val="1"/>
          <w:iCs w:val="1"/>
          <w:rtl w:val="0"/>
        </w:rPr>
        <w:t xml:space="preserve">Briefly summarize your main findings and their implications (1–2 paragraphs).</w:t>
      </w:r>
    </w:p>
    <w:p w:rsidR="00000000" w:rsidDel="00000000" w:rsidP="00000000" w:rsidRDefault="00000000" w:rsidRPr="00000000" w14:paraId="000000BD">
      <w:pPr>
        <w:jc w:val="both"/>
        <w:rPr>
          <w:i w:val="1"/>
          <w:iCs w:val="1"/>
        </w:rPr>
      </w:pPr>
      <w:r w:rsidDel="00000000" w:rsidR="00000000" w:rsidRPr="00000000">
        <w:rPr>
          <w:rtl w:val="0"/>
        </w:rPr>
      </w:r>
    </w:p>
    <w:p w:rsidR="00000000" w:rsidDel="00000000" w:rsidP="00000000" w:rsidRDefault="00000000" w:rsidRPr="00000000" w14:paraId="000000BE">
      <w:pPr>
        <w:pStyle w:val="Heading2"/>
        <w:spacing w:after="0" w:before="200" w:line="360" w:lineRule="auto"/>
        <w:jc w:val="both"/>
        <w:rPr>
          <w:b w:val="1"/>
          <w:bCs w:val="1"/>
          <w:sz w:val="28"/>
          <w:szCs w:val="28"/>
        </w:rPr>
      </w:pPr>
      <w:bookmarkStart w:colFirst="0" w:colLast="0" w:name="_mr10dpvy1fo3" w:id="19"/>
      <w:bookmarkEnd w:id="19"/>
      <w:r w:rsidDel="00000000" w:rsidR="00000000" w:rsidRPr="00000000">
        <w:rPr>
          <w:b w:val="1"/>
          <w:bCs w:val="1"/>
          <w:sz w:val="28"/>
          <w:szCs w:val="28"/>
          <w:rtl w:val="0"/>
        </w:rPr>
        <w:t xml:space="preserve">Code</w:t>
      </w:r>
      <w:r w:rsidDel="00000000" w:rsidR="00000000" w:rsidRPr="00000000">
        <w:rPr>
          <w:b w:val="1"/>
          <w:bCs w:val="1"/>
          <w:sz w:val="28"/>
          <w:szCs w:val="28"/>
          <w:rtl w:val="0"/>
        </w:rPr>
        <w:t xml:space="preserve"> and Data</w:t>
      </w:r>
    </w:p>
    <w:p w:rsidR="00000000" w:rsidDel="00000000" w:rsidP="00000000" w:rsidRDefault="00000000" w:rsidRPr="00000000" w14:paraId="000000BF">
      <w:pPr>
        <w:jc w:val="both"/>
        <w:rPr>
          <w:i w:val="1"/>
          <w:iCs w:val="1"/>
        </w:rPr>
      </w:pPr>
      <w:r w:rsidDel="00000000" w:rsidR="00000000" w:rsidRPr="00000000">
        <w:rPr>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C0">
      <w:pPr>
        <w:jc w:val="both"/>
        <w:rPr>
          <w:i w:val="1"/>
          <w:iCs w:val="1"/>
        </w:rPr>
      </w:pPr>
      <w:r w:rsidDel="00000000" w:rsidR="00000000" w:rsidRPr="00000000">
        <w:rPr>
          <w:rtl w:val="0"/>
        </w:rPr>
      </w:r>
    </w:p>
    <w:p w:rsidR="00000000" w:rsidDel="00000000" w:rsidP="00000000" w:rsidRDefault="00000000" w:rsidRPr="00000000" w14:paraId="000000C1">
      <w:pPr>
        <w:numPr>
          <w:ilvl w:val="0"/>
          <w:numId w:val="6"/>
        </w:numPr>
        <w:ind w:left="720" w:hanging="360"/>
        <w:jc w:val="both"/>
        <w:rPr/>
      </w:pPr>
      <w:r w:rsidDel="00000000" w:rsidR="00000000" w:rsidRPr="00000000">
        <w:rPr>
          <w:b w:val="1"/>
          <w:bCs w:val="1"/>
          <w:i w:val="1"/>
          <w:iCs w:val="1"/>
          <w:rtl w:val="0"/>
        </w:rPr>
        <w:t xml:space="preserve">Code repository</w:t>
      </w:r>
      <w:r w:rsidDel="00000000" w:rsidR="00000000" w:rsidRPr="00000000">
        <w:rPr>
          <w:i w:val="1"/>
          <w:iCs w:val="1"/>
          <w:rtl w:val="0"/>
        </w:rPr>
        <w:t xml:space="preserve">: [Link to GitHub/GitLab if applicable]</w:t>
      </w:r>
    </w:p>
    <w:p w:rsidR="00000000" w:rsidDel="00000000" w:rsidP="00000000" w:rsidRDefault="00000000" w:rsidRPr="00000000" w14:paraId="000000C2">
      <w:pPr>
        <w:numPr>
          <w:ilvl w:val="0"/>
          <w:numId w:val="6"/>
        </w:numPr>
        <w:ind w:left="720" w:hanging="360"/>
        <w:jc w:val="both"/>
        <w:rPr/>
      </w:pPr>
      <w:r w:rsidDel="00000000" w:rsidR="00000000" w:rsidRPr="00000000">
        <w:rPr>
          <w:b w:val="1"/>
          <w:bCs w:val="1"/>
          <w:i w:val="1"/>
          <w:iCs w:val="1"/>
          <w:rtl w:val="0"/>
        </w:rPr>
        <w:t xml:space="preserve">Data/Datasets</w:t>
      </w:r>
      <w:r w:rsidDel="00000000" w:rsidR="00000000" w:rsidRPr="00000000">
        <w:rPr>
          <w:i w:val="1"/>
          <w:iCs w:val="1"/>
          <w:rtl w:val="0"/>
        </w:rPr>
        <w:t xml:space="preserve">: [Link if applicable]</w:t>
      </w:r>
    </w:p>
    <w:p w:rsidR="00000000" w:rsidDel="00000000" w:rsidP="00000000" w:rsidRDefault="00000000" w:rsidRPr="00000000" w14:paraId="000000C3">
      <w:pPr>
        <w:numPr>
          <w:ilvl w:val="0"/>
          <w:numId w:val="6"/>
        </w:numPr>
        <w:ind w:left="720" w:hanging="360"/>
        <w:jc w:val="both"/>
        <w:rPr/>
      </w:pPr>
      <w:r w:rsidDel="00000000" w:rsidR="00000000" w:rsidRPr="00000000">
        <w:rPr>
          <w:b w:val="1"/>
          <w:bCs w:val="1"/>
          <w:i w:val="1"/>
          <w:iCs w:val="1"/>
          <w:rtl w:val="0"/>
        </w:rPr>
        <w:t xml:space="preserve">Other artifacts</w:t>
      </w:r>
      <w:r w:rsidDel="00000000" w:rsidR="00000000" w:rsidRPr="00000000">
        <w:rPr>
          <w:i w:val="1"/>
          <w:iCs w:val="1"/>
          <w:rtl w:val="0"/>
        </w:rPr>
        <w:t xml:space="preserve"> (optional): [Demo link, video walkthrough, Hugging Face Space, etc.]</w:t>
      </w:r>
    </w:p>
    <w:p w:rsidR="00000000" w:rsidDel="00000000" w:rsidP="00000000" w:rsidRDefault="00000000" w:rsidRPr="00000000" w14:paraId="000000C4">
      <w:pPr>
        <w:jc w:val="both"/>
        <w:rPr>
          <w:i w:val="1"/>
          <w:iCs w:val="1"/>
        </w:rPr>
      </w:pPr>
      <w:r w:rsidDel="00000000" w:rsidR="00000000" w:rsidRPr="00000000">
        <w:rPr>
          <w:rtl w:val="0"/>
        </w:rPr>
      </w:r>
    </w:p>
    <w:p w:rsidR="00000000" w:rsidDel="00000000" w:rsidP="00000000" w:rsidRDefault="00000000" w:rsidRPr="00000000" w14:paraId="000000C5">
      <w:pPr>
        <w:pStyle w:val="Heading2"/>
        <w:spacing w:after="0" w:before="200" w:line="360" w:lineRule="auto"/>
        <w:jc w:val="both"/>
        <w:rPr>
          <w:b w:val="1"/>
          <w:bCs w:val="1"/>
          <w:sz w:val="28"/>
          <w:szCs w:val="28"/>
        </w:rPr>
      </w:pPr>
      <w:bookmarkStart w:colFirst="0" w:colLast="0" w:name="_e0a27xxh95z" w:id="20"/>
      <w:bookmarkEnd w:id="20"/>
      <w:r w:rsidDel="00000000" w:rsidR="00000000" w:rsidRPr="00000000">
        <w:rPr>
          <w:b w:val="1"/>
          <w:bCs w:val="1"/>
          <w:sz w:val="28"/>
          <w:szCs w:val="28"/>
          <w:rtl w:val="0"/>
        </w:rPr>
        <w:t xml:space="preserve">Author Contributions (optional) </w:t>
      </w:r>
    </w:p>
    <w:p w:rsidR="00000000" w:rsidDel="00000000" w:rsidP="00000000" w:rsidRDefault="00000000" w:rsidRPr="00000000" w14:paraId="000000C6">
      <w:pPr>
        <w:jc w:val="both"/>
        <w:rPr>
          <w:i w:val="1"/>
          <w:iCs w:val="1"/>
        </w:rPr>
      </w:pPr>
      <w:r w:rsidDel="00000000" w:rsidR="00000000" w:rsidRPr="00000000">
        <w:rPr>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C7">
      <w:pPr>
        <w:jc w:val="both"/>
        <w:rPr>
          <w:i w:val="1"/>
          <w:iCs w:val="1"/>
        </w:rPr>
      </w:pPr>
      <w:r w:rsidDel="00000000" w:rsidR="00000000" w:rsidRPr="00000000">
        <w:rPr>
          <w:rtl w:val="0"/>
        </w:rPr>
      </w:r>
    </w:p>
    <w:p w:rsidR="00000000" w:rsidDel="00000000" w:rsidP="00000000" w:rsidRDefault="00000000" w:rsidRPr="00000000" w14:paraId="000000C8">
      <w:pPr>
        <w:pStyle w:val="Heading2"/>
        <w:spacing w:after="0" w:before="200" w:line="360" w:lineRule="auto"/>
        <w:jc w:val="both"/>
        <w:rPr>
          <w:b w:val="1"/>
          <w:bCs w:val="1"/>
          <w:sz w:val="28"/>
          <w:szCs w:val="28"/>
        </w:rPr>
      </w:pPr>
      <w:bookmarkStart w:colFirst="0" w:colLast="0" w:name="_clnaj6i6c2pc" w:id="21"/>
      <w:bookmarkEnd w:id="21"/>
      <w:r w:rsidDel="00000000" w:rsidR="00000000" w:rsidRPr="00000000">
        <w:rPr>
          <w:b w:val="1"/>
          <w:bCs w:val="1"/>
          <w:sz w:val="28"/>
          <w:szCs w:val="28"/>
          <w:rtl w:val="0"/>
        </w:rPr>
        <w:t xml:space="preserve">References</w:t>
      </w:r>
    </w:p>
    <w:p w:rsidR="00000000" w:rsidDel="00000000" w:rsidP="00000000" w:rsidRDefault="00000000" w:rsidRPr="00000000" w14:paraId="000000C9">
      <w:pPr>
        <w:jc w:val="both"/>
        <w:rPr>
          <w:i w:val="1"/>
          <w:iCs w:val="1"/>
        </w:rPr>
      </w:pPr>
      <w:r w:rsidDel="00000000" w:rsidR="00000000" w:rsidRPr="00000000">
        <w:rPr>
          <w:i w:val="1"/>
          <w:iCs w:val="1"/>
          <w:rtl w:val="0"/>
        </w:rPr>
        <w:t xml:space="preserve">Use a consistent citation format. Include: Author(s), Year, Title, Venue/Publisher, and URL or DOI where available.</w:t>
      </w:r>
    </w:p>
    <w:p w:rsidR="00000000" w:rsidDel="00000000" w:rsidP="00000000" w:rsidRDefault="00000000" w:rsidRPr="00000000" w14:paraId="000000CA">
      <w:pPr>
        <w:jc w:val="both"/>
        <w:rPr>
          <w:i w:val="1"/>
          <w:iCs w:val="1"/>
        </w:rPr>
      </w:pPr>
      <w:r w:rsidDel="00000000" w:rsidR="00000000" w:rsidRPr="00000000">
        <w:rPr>
          <w:rtl w:val="0"/>
        </w:rPr>
      </w:r>
    </w:p>
    <w:p w:rsidR="00000000" w:rsidDel="00000000" w:rsidP="00000000" w:rsidRDefault="00000000" w:rsidRPr="00000000" w14:paraId="000000CB">
      <w:pPr>
        <w:numPr>
          <w:ilvl w:val="0"/>
          <w:numId w:val="3"/>
        </w:numPr>
        <w:ind w:left="720" w:hanging="360"/>
        <w:jc w:val="both"/>
        <w:rPr/>
      </w:pPr>
      <w:r w:rsidDel="00000000" w:rsidR="00000000" w:rsidRPr="00000000">
        <w:rPr>
          <w:i w:val="1"/>
          <w:iCs w:val="1"/>
          <w:rtl w:val="0"/>
        </w:rPr>
        <w:t xml:space="preserve">[Reference 1]</w:t>
      </w:r>
    </w:p>
    <w:p w:rsidR="00000000" w:rsidDel="00000000" w:rsidP="00000000" w:rsidRDefault="00000000" w:rsidRPr="00000000" w14:paraId="000000CC">
      <w:pPr>
        <w:numPr>
          <w:ilvl w:val="0"/>
          <w:numId w:val="3"/>
        </w:numPr>
        <w:ind w:left="720" w:hanging="360"/>
        <w:jc w:val="both"/>
        <w:rPr/>
      </w:pPr>
      <w:r w:rsidDel="00000000" w:rsidR="00000000" w:rsidRPr="00000000">
        <w:rPr>
          <w:i w:val="1"/>
          <w:iCs w:val="1"/>
          <w:rtl w:val="0"/>
        </w:rPr>
        <w:t xml:space="preserve">[Reference 2]</w:t>
      </w:r>
    </w:p>
    <w:p w:rsidR="00000000" w:rsidDel="00000000" w:rsidP="00000000" w:rsidRDefault="00000000" w:rsidRPr="00000000" w14:paraId="000000CD">
      <w:pPr>
        <w:numPr>
          <w:ilvl w:val="0"/>
          <w:numId w:val="3"/>
        </w:numPr>
        <w:ind w:left="720" w:hanging="360"/>
        <w:jc w:val="both"/>
        <w:rPr/>
      </w:pPr>
      <w:r w:rsidDel="00000000" w:rsidR="00000000" w:rsidRPr="00000000">
        <w:rPr>
          <w:i w:val="1"/>
          <w:iCs w:val="1"/>
          <w:rtl w:val="0"/>
        </w:rPr>
        <w:t xml:space="preserve">...</w:t>
      </w:r>
    </w:p>
    <w:p w:rsidR="00000000" w:rsidDel="00000000" w:rsidP="00000000" w:rsidRDefault="00000000" w:rsidRPr="00000000" w14:paraId="000000CE">
      <w:pPr>
        <w:jc w:val="both"/>
        <w:rPr>
          <w:i w:val="1"/>
          <w:iCs w:val="1"/>
        </w:rPr>
      </w:pPr>
      <w:r w:rsidDel="00000000" w:rsidR="00000000" w:rsidRPr="00000000">
        <w:rPr>
          <w:rtl w:val="0"/>
        </w:rPr>
      </w:r>
    </w:p>
    <w:p w:rsidR="00000000" w:rsidDel="00000000" w:rsidP="00000000" w:rsidRDefault="00000000" w:rsidRPr="00000000" w14:paraId="000000CF">
      <w:pPr>
        <w:pStyle w:val="Heading2"/>
        <w:spacing w:after="0" w:before="200" w:line="360" w:lineRule="auto"/>
        <w:jc w:val="both"/>
        <w:rPr>
          <w:b w:val="1"/>
          <w:bCs w:val="1"/>
          <w:sz w:val="28"/>
          <w:szCs w:val="28"/>
        </w:rPr>
      </w:pPr>
      <w:bookmarkStart w:colFirst="0" w:colLast="0" w:name="_q3i2vokodzdm" w:id="22"/>
      <w:bookmarkEnd w:id="22"/>
      <w:commentRangeStart w:id="29"/>
      <w:r w:rsidDel="00000000" w:rsidR="00000000" w:rsidRPr="00000000">
        <w:rPr>
          <w:b w:val="1"/>
          <w:bCs w:val="1"/>
          <w:sz w:val="28"/>
          <w:szCs w:val="28"/>
          <w:rtl w:val="0"/>
        </w:rPr>
        <w:t xml:space="preserve">Appendix </w:t>
      </w:r>
      <w:commentRangeEnd w:id="29"/>
      <w:r w:rsidDel="00000000" w:rsidR="00000000" w:rsidRPr="00000000">
        <w:commentReference w:id="29"/>
      </w:r>
      <w:r w:rsidDel="00000000" w:rsidR="00000000" w:rsidRPr="00000000">
        <w:rPr>
          <w:b w:val="1"/>
          <w:bCs w:val="1"/>
          <w:i w:val="1"/>
          <w:iCs w:val="1"/>
          <w:sz w:val="28"/>
          <w:szCs w:val="28"/>
          <w:rtl w:val="0"/>
        </w:rPr>
        <w:t xml:space="preserve">(optional)</w:t>
      </w:r>
      <w:r w:rsidDel="00000000" w:rsidR="00000000" w:rsidRPr="00000000">
        <w:rPr>
          <w:rtl w:val="0"/>
        </w:rPr>
      </w:r>
    </w:p>
    <w:p w:rsidR="00000000" w:rsidDel="00000000" w:rsidP="00000000" w:rsidRDefault="00000000" w:rsidRPr="00000000" w14:paraId="000000D0">
      <w:pPr>
        <w:keepNext w:val="0"/>
        <w:keepLines w:val="0"/>
        <w:spacing w:before="480" w:lineRule="auto"/>
        <w:jc w:val="both"/>
        <w:rPr>
          <w:b w:val="1"/>
          <w:bCs w:val="1"/>
        </w:rPr>
      </w:pPr>
      <w:commentRangeStart w:id="30"/>
      <w:r w:rsidDel="00000000" w:rsidR="00000000" w:rsidRPr="00000000">
        <w:rPr>
          <w:b w:val="1"/>
          <w:bCs w:val="1"/>
          <w:rtl w:val="0"/>
        </w:rPr>
        <w:t xml:space="preserve">Appendix </w:t>
      </w:r>
      <w:commentRangeEnd w:id="30"/>
      <w:r w:rsidDel="00000000" w:rsidR="00000000" w:rsidRPr="00000000">
        <w:commentReference w:id="30"/>
      </w:r>
      <w:r w:rsidDel="00000000" w:rsidR="00000000" w:rsidRPr="00000000">
        <w:rPr>
          <w:b w:val="1"/>
          <w:bCs w:val="1"/>
          <w:rtl w:val="0"/>
        </w:rPr>
        <w:t xml:space="preserve">A. Behavioral Task Validation and Pilot</w:t>
      </w:r>
    </w:p>
    <w:p w:rsidR="00000000" w:rsidDel="00000000" w:rsidP="00000000" w:rsidRDefault="00000000" w:rsidRPr="00000000" w14:paraId="000000D1">
      <w:pPr>
        <w:keepNext w:val="0"/>
        <w:keepLines w:val="0"/>
        <w:spacing w:after="80" w:lineRule="auto"/>
        <w:jc w:val="both"/>
        <w:rPr>
          <w:b w:val="1"/>
          <w:bCs w:val="1"/>
        </w:rPr>
      </w:pPr>
      <w:r w:rsidDel="00000000" w:rsidR="00000000" w:rsidRPr="00000000">
        <w:rPr>
          <w:b w:val="1"/>
          <w:bCs w:val="1"/>
          <w:rtl w:val="0"/>
        </w:rPr>
        <w:t xml:space="preserve">A.1 Integrity checks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We first conducted a 200-episode behavioral pilot to verify that the bandit produced meaningful variation in persistence and that experimenter-side variables were not inadvertently exposed to the model. The pilot contained 3,706 decision states. Replaying episodes from stored random seeds exactly reproduced reward draws, sampled actions, stopping decisions, conversation histories, cumulative scores, and future returns. Stored conversations matched the intended model-visible context, while true arm probabilities and other experimenter-only variables remained separate. All state identifiers were unique and each episode contained a single terminal record.</w:t>
      </w:r>
    </w:p>
    <w:p w:rsidR="00000000" w:rsidDel="00000000" w:rsidP="00000000" w:rsidRDefault="00000000" w:rsidRPr="00000000" w14:paraId="000000D3">
      <w:pPr>
        <w:keepNext w:val="0"/>
        <w:keepLines w:val="0"/>
        <w:spacing w:after="80" w:lineRule="auto"/>
        <w:jc w:val="both"/>
        <w:rPr>
          <w:b w:val="1"/>
          <w:bCs w:val="1"/>
        </w:rPr>
      </w:pPr>
      <w:r w:rsidDel="00000000" w:rsidR="00000000" w:rsidRPr="00000000">
        <w:rPr>
          <w:b w:val="1"/>
          <w:bCs w:val="1"/>
          <w:rtl w:val="0"/>
        </w:rPr>
        <w:t xml:space="preserve">A.2 Baseline stopping behavior</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Qwen3.5-4B voluntarily stopped in 180 of 200 pilot episodes; the remaining 20 reached the 100-decision horizon. Among episodes that terminated, the median STOP decision occurred at decision 5 (IQR 4–9; 90th percentile 18). Mean P(STOP) was .229 at states in which STOP was sampled compared with .035 at continuing states. Stopping was strongly related to recent losses: the observed STOP rate increased from .019 with no current loss streak to .136 after three or more consecutive losses, and the discrete stopping hazard peaked around decisions 4–5.</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Reward environment produced comparatively modest differences. Episodes in which both arms had negative expected value terminated in 94% of cases, compared with 88% when one arm had positive expected value and 90% when both were positive. Median stopping occurred at decision 5 in the first two conditions and decision 7 when both arms were positive.</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These patterns motivated the initial hypothesis that persistence was dominated by local variables such as recent losses and elapsed time. Later incentive-manipulation experiments showed that this account was incomplete: identical histories could be shifted between CONTINUE and STOP by changing current incentives.</w:t>
      </w:r>
    </w:p>
    <w:p w:rsidR="00000000" w:rsidDel="00000000" w:rsidP="00000000" w:rsidRDefault="00000000" w:rsidRPr="00000000" w14:paraId="000000D7">
      <w:pPr>
        <w:keepNext w:val="0"/>
        <w:keepLines w:val="0"/>
        <w:spacing w:after="80" w:lineRule="auto"/>
        <w:jc w:val="both"/>
        <w:rPr>
          <w:b w:val="1"/>
          <w:bCs w:val="1"/>
        </w:rPr>
      </w:pPr>
      <w:r w:rsidDel="00000000" w:rsidR="00000000" w:rsidRPr="00000000">
        <w:rPr>
          <w:b w:val="1"/>
          <w:bCs w:val="1"/>
          <w:rtl w:val="0"/>
        </w:rPr>
        <w:t xml:space="preserve">A.3 Action-label prior</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Before receiving any reward evidence, the model exhibited a strong preference for action A: P(A) = .911, P(B) = .075, and P(STOP) = .015. We therefore treated A-versus-B preference as a nuisance feature and defined our primary behavioral outcome over the combined probability of continuing rather than preference for a particular arm.</w:t>
      </w:r>
    </w:p>
    <w:p w:rsidR="00000000" w:rsidDel="00000000" w:rsidP="00000000" w:rsidRDefault="00000000" w:rsidRPr="00000000" w14:paraId="000000D9">
      <w:pPr>
        <w:keepNext w:val="0"/>
        <w:keepLines w:val="0"/>
        <w:spacing w:before="480" w:lineRule="auto"/>
        <w:jc w:val="both"/>
        <w:rPr>
          <w:b w:val="1"/>
          <w:bCs w:val="1"/>
        </w:rPr>
      </w:pPr>
      <w:commentRangeStart w:id="31"/>
      <w:r w:rsidDel="00000000" w:rsidR="00000000" w:rsidRPr="00000000">
        <w:rPr>
          <w:b w:val="1"/>
          <w:bCs w:val="1"/>
          <w:rtl w:val="0"/>
        </w:rPr>
        <w:t xml:space="preserve">Appendix </w:t>
      </w:r>
      <w:commentRangeEnd w:id="31"/>
      <w:r w:rsidDel="00000000" w:rsidR="00000000" w:rsidRPr="00000000">
        <w:commentReference w:id="31"/>
      </w:r>
      <w:r w:rsidDel="00000000" w:rsidR="00000000" w:rsidRPr="00000000">
        <w:rPr>
          <w:b w:val="1"/>
          <w:bCs w:val="1"/>
          <w:rtl w:val="0"/>
        </w:rPr>
        <w:t xml:space="preserve">B. Initial Temporal-Difference Probe</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Our initial approach attempted to recover a value-like representation using a bootstrapped temporal-difference (TD) target. Although this analysis identified a sparse 26-dimensional probe at layer 17, several diagnostics indicated that the apparent performance did not constitute a valid integrated-value representation.</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Across all 32 layers, validation performance peaked at the first training epoch and subsequently deteriorated until early stopping. Moreover, masking the representation to the selected sparse dimensions reduced probe-output standard deviation from 4.866 to .070, indicating that the sparse probe's lower error largely reflected shrinkage toward zero rather than retention of the full probe's value scale.</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The held-out behavioral diagnostic also failed. Recent-history controls—previous outcome, loss streak, initial-state status, and nonlinear round terms—already explained 75.3% of persistence-logit variance. Adding the sparse TD probe improved R</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by only .003, and its standardized coefficient was opposite the hypothesized direction (β = −.099, p = .014). The full probe contributed essentially no unique variance (ΔR</w:t>
      </w:r>
      <w:r w:rsidDel="00000000" w:rsidR="00000000" w:rsidRPr="00000000">
        <w:rPr>
          <w:vertAlign w:val="superscript"/>
          <w:rtl w:val="0"/>
        </w:rPr>
        <w:t xml:space="preserve">2</w:t>
      </w:r>
      <w:r w:rsidDel="00000000" w:rsidR="00000000" w:rsidRPr="00000000">
        <w:rPr>
          <w:rtl w:val="0"/>
        </w:rPr>
        <w:t xml:space="preserve"> = .0003, p = .514).</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We therefore did not interpret the TD probe as evidence of an internal value representation. Instead, we replaced the unstable bootstrapped target with supervised Monte Carlo future return and subsequently replicated the resulting representation using linear ridge probes.</w:t>
      </w:r>
    </w:p>
    <w:p w:rsidR="00000000" w:rsidDel="00000000" w:rsidP="00000000" w:rsidRDefault="00000000" w:rsidRPr="00000000" w14:paraId="000000DE">
      <w:pPr>
        <w:keepNext w:val="0"/>
        <w:keepLines w:val="0"/>
        <w:spacing w:before="480" w:lineRule="auto"/>
        <w:jc w:val="both"/>
        <w:rPr>
          <w:b w:val="1"/>
          <w:bCs w:val="1"/>
        </w:rPr>
      </w:pPr>
      <w:commentRangeStart w:id="32"/>
      <w:r w:rsidDel="00000000" w:rsidR="00000000" w:rsidRPr="00000000">
        <w:rPr>
          <w:b w:val="1"/>
          <w:bCs w:val="1"/>
          <w:rtl w:val="0"/>
        </w:rPr>
        <w:t xml:space="preserve">Appendix </w:t>
      </w:r>
      <w:commentRangeEnd w:id="32"/>
      <w:r w:rsidDel="00000000" w:rsidR="00000000" w:rsidRPr="00000000">
        <w:commentReference w:id="32"/>
      </w:r>
      <w:r w:rsidDel="00000000" w:rsidR="00000000" w:rsidRPr="00000000">
        <w:rPr>
          <w:b w:val="1"/>
          <w:bCs w:val="1"/>
          <w:rtl w:val="0"/>
        </w:rPr>
        <w:t xml:space="preserve">C. Robustness of the Future-Return Representation</w:t>
      </w:r>
    </w:p>
    <w:p w:rsidR="00000000" w:rsidDel="00000000" w:rsidP="00000000" w:rsidRDefault="00000000" w:rsidRPr="00000000" w14:paraId="000000DF">
      <w:pPr>
        <w:keepNext w:val="0"/>
        <w:keepLines w:val="0"/>
        <w:spacing w:after="80" w:lineRule="auto"/>
        <w:jc w:val="both"/>
        <w:rPr>
          <w:b w:val="1"/>
          <w:bCs w:val="1"/>
        </w:rPr>
      </w:pPr>
      <w:r w:rsidDel="00000000" w:rsidR="00000000" w:rsidRPr="00000000">
        <w:rPr>
          <w:b w:val="1"/>
          <w:bCs w:val="1"/>
          <w:rtl w:val="0"/>
        </w:rPr>
        <w:t xml:space="preserve">C.1 Monte Carlo future-return probe</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We next trained supervised probes to predict realized future cumulative return under the model's observed policy. Unlike the TD probe, training was stable. The selected layer was layer 2. The sparse nonlinear probe achieved validation/test R</w:t>
      </w:r>
      <w:r w:rsidDel="00000000" w:rsidR="00000000" w:rsidRPr="00000000">
        <w:rPr>
          <w:vertAlign w:val="superscript"/>
          <w:rtl w:val="0"/>
        </w:rPr>
        <w:t xml:space="preserve">2</w:t>
      </w:r>
      <w:r w:rsidDel="00000000" w:rsidR="00000000" w:rsidRPr="00000000">
        <w:rPr>
          <w:rtl w:val="0"/>
        </w:rPr>
        <w:t xml:space="preserve"> = .152/.179, while the full nonlinear probe achieved R</w:t>
      </w:r>
      <w:r w:rsidDel="00000000" w:rsidR="00000000" w:rsidRPr="00000000">
        <w:rPr>
          <w:vertAlign w:val="superscript"/>
          <w:rtl w:val="0"/>
        </w:rPr>
        <w:t xml:space="preserve">2</w:t>
      </w:r>
      <w:r w:rsidDel="00000000" w:rsidR="00000000" w:rsidRPr="00000000">
        <w:rPr>
          <w:rtl w:val="0"/>
        </w:rPr>
        <w:t xml:space="preserve"> = .150/.251. In comparison, recent-history variables alone achieved test R</w:t>
      </w:r>
      <w:r w:rsidDel="00000000" w:rsidR="00000000" w:rsidRPr="00000000">
        <w:rPr>
          <w:vertAlign w:val="superscript"/>
          <w:rtl w:val="0"/>
        </w:rPr>
        <w:t xml:space="preserve">2</w:t>
      </w:r>
      <w:r w:rsidDel="00000000" w:rsidR="00000000" w:rsidRPr="00000000">
        <w:rPr>
          <w:rtl w:val="0"/>
        </w:rPr>
        <w:t xml:space="preserve"> = .020 and a constant predictor achieved R</w:t>
      </w:r>
      <w:r w:rsidDel="00000000" w:rsidR="00000000" w:rsidRPr="00000000">
        <w:rPr>
          <w:vertAlign w:val="superscript"/>
          <w:rtl w:val="0"/>
        </w:rPr>
        <w:t xml:space="preserve">2 </w:t>
      </w:r>
      <w:r w:rsidDel="00000000" w:rsidR="00000000" w:rsidRPr="00000000">
        <w:rPr>
          <w:rFonts w:ascii="Arial Unicode MS" w:cs="Arial Unicode MS" w:eastAsia="Arial Unicode MS" w:hAnsi="Arial Unicode MS"/>
          <w:rtl w:val="0"/>
        </w:rPr>
        <w:t xml:space="preserve">= −.065.</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Crucially, return decoding persisted after recent experience was held fixed. Matching on round, previous outcome, and loss streak retained 1,180 states in 147 strata from 55 episodes. Within these matched states, both sparse (β = .456, p &lt; .0001) and full (β = .479,p &lt; .0001) probe predictions remained associated with realized future return.</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This established that the hidden state contained information about the longer trajectory rather than merely reproducing the most recent reward.</w:t>
      </w:r>
    </w:p>
    <w:p w:rsidR="00000000" w:rsidDel="00000000" w:rsidP="00000000" w:rsidRDefault="00000000" w:rsidRPr="00000000" w14:paraId="000000E3">
      <w:pPr>
        <w:keepNext w:val="0"/>
        <w:keepLines w:val="0"/>
        <w:spacing w:after="80" w:lineRule="auto"/>
        <w:jc w:val="both"/>
        <w:rPr>
          <w:b w:val="1"/>
          <w:bCs w:val="1"/>
        </w:rPr>
      </w:pPr>
      <w:r w:rsidDel="00000000" w:rsidR="00000000" w:rsidRPr="00000000">
        <w:rPr>
          <w:b w:val="1"/>
          <w:bCs w:val="1"/>
          <w:rtl w:val="0"/>
        </w:rPr>
        <w:t xml:space="preserve">C.2 Linear replication</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Because nonlinear decodability does not imply that the model contains a simple linear value axis, we repeated the analysis using ridge regression independently at every layer. Future return was linearly decodable, with validation-selected layer 1 reaching held-out R</w:t>
      </w:r>
      <w:r w:rsidDel="00000000" w:rsidR="00000000" w:rsidRPr="00000000">
        <w:rPr>
          <w:vertAlign w:val="superscript"/>
          <w:rtl w:val="0"/>
        </w:rPr>
        <w:t xml:space="preserve">2</w:t>
      </w:r>
      <w:r w:rsidDel="00000000" w:rsidR="00000000" w:rsidRPr="00000000">
        <w:rPr>
          <w:rtl w:val="0"/>
        </w:rPr>
        <w:t xml:space="preserve"> = .240. On the same 1,800 test states, the ridge, sparse nonlinear, and full nonlinear probes achieved R</w:t>
      </w:r>
      <w:r w:rsidDel="00000000" w:rsidR="00000000" w:rsidRPr="00000000">
        <w:rPr>
          <w:vertAlign w:val="superscript"/>
          <w:rtl w:val="0"/>
        </w:rPr>
        <w:t xml:space="preserve">2</w:t>
      </w:r>
      <w:r w:rsidDel="00000000" w:rsidR="00000000" w:rsidRPr="00000000">
        <w:rPr>
          <w:rtl w:val="0"/>
        </w:rPr>
        <w:t xml:space="preserve"> = .240, .179, and .251, respectively. Ridge and full nonlinear predictions correlated r = .951, and the episode-bootstrap interval for their difference in R</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[−.033,.013], included zero.</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Thus, recovery of future-return information did not require a flexible nonlinear decoder.</w:t>
      </w:r>
    </w:p>
    <w:p w:rsidR="00000000" w:rsidDel="00000000" w:rsidP="00000000" w:rsidRDefault="00000000" w:rsidRPr="00000000" w14:paraId="000000E6">
      <w:pPr>
        <w:keepNext w:val="0"/>
        <w:keepLines w:val="0"/>
        <w:spacing w:after="80" w:lineRule="auto"/>
        <w:jc w:val="both"/>
        <w:rPr>
          <w:b w:val="1"/>
          <w:bCs w:val="1"/>
        </w:rPr>
      </w:pPr>
      <w:r w:rsidDel="00000000" w:rsidR="00000000" w:rsidRPr="00000000">
        <w:rPr>
          <w:b w:val="1"/>
          <w:bCs w:val="1"/>
          <w:rtl w:val="0"/>
        </w:rPr>
        <w:t xml:space="preserve">C.3 Future return does not explain persistence</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Despite robust return decoding, the representation contributed almost nothing to stopping behavior. Recent-history variables explained R</w:t>
      </w:r>
      <w:r w:rsidDel="00000000" w:rsidR="00000000" w:rsidRPr="00000000">
        <w:rPr>
          <w:vertAlign w:val="superscript"/>
          <w:rtl w:val="0"/>
        </w:rPr>
        <w:t xml:space="preserve">2</w:t>
      </w:r>
      <w:r w:rsidDel="00000000" w:rsidR="00000000" w:rsidRPr="00000000">
        <w:rPr>
          <w:rtl w:val="0"/>
        </w:rPr>
        <w:t xml:space="preserve"> = .753 of persistence-logit variance, whereas adding ridge-decoded return increased this to only .755. Within exactly matched states, decoded return was unrelated to persistence (β = .007,p = .951), even while predicting actual future return (β = .486,p &lt; .0001).</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This dissociation motivated the distinction between representational availability and behavioral control tested causally in the final experiment.</w:t>
      </w:r>
    </w:p>
    <w:p w:rsidR="00000000" w:rsidDel="00000000" w:rsidP="00000000" w:rsidRDefault="00000000" w:rsidRPr="00000000" w14:paraId="000000E9">
      <w:pPr>
        <w:keepNext w:val="0"/>
        <w:keepLines w:val="0"/>
        <w:spacing w:after="80" w:lineRule="auto"/>
        <w:jc w:val="both"/>
        <w:rPr>
          <w:b w:val="1"/>
          <w:bCs w:val="1"/>
        </w:rPr>
      </w:pPr>
      <w:r w:rsidDel="00000000" w:rsidR="00000000" w:rsidRPr="00000000">
        <w:rPr>
          <w:b w:val="1"/>
          <w:bCs w:val="1"/>
          <w:rtl w:val="0"/>
        </w:rPr>
        <w:t xml:space="preserve">C.4 Boundary condition: negative-value environments</w:t>
      </w:r>
    </w:p>
    <w:p w:rsidR="00000000" w:rsidDel="00000000" w:rsidP="00000000" w:rsidRDefault="00000000" w:rsidRPr="00000000" w14:paraId="000000EA">
      <w:pPr>
        <w:spacing w:after="240" w:before="240" w:lineRule="auto"/>
        <w:jc w:val="both"/>
        <w:rPr/>
      </w:pPr>
      <w:r w:rsidDel="00000000" w:rsidR="00000000" w:rsidRPr="00000000">
        <w:rPr>
          <w:rFonts w:ascii="Arial Unicode MS" w:cs="Arial Unicode MS" w:eastAsia="Arial Unicode MS" w:hAnsi="Arial Unicode MS"/>
          <w:rtl w:val="0"/>
        </w:rPr>
        <w:t xml:space="preserve">Future-return decoding was not uniformly calibrated across all reward environments. In conditions where both arms had negative expected value, correlations between predicted and realized return reversed for ridge (r = −.699), sparse nonlinear (r = −.710), and full nonlinear (r = −.709) probes. In one-positive and both-positive environments, correlations were positive.</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We therefore interpret these probes as recovering an integrated future-return or trajectory-quality signal, rather than demonstrating a universally calibrated signed value representation.</w:t>
      </w:r>
    </w:p>
    <w:p w:rsidR="00000000" w:rsidDel="00000000" w:rsidP="00000000" w:rsidRDefault="00000000" w:rsidRPr="00000000" w14:paraId="000000EC">
      <w:pPr>
        <w:keepNext w:val="0"/>
        <w:keepLines w:val="0"/>
        <w:spacing w:after="80" w:lineRule="auto"/>
        <w:jc w:val="both"/>
        <w:rPr>
          <w:b w:val="1"/>
          <w:bCs w:val="1"/>
        </w:rPr>
      </w:pPr>
      <w:r w:rsidDel="00000000" w:rsidR="00000000" w:rsidRPr="00000000">
        <w:rPr>
          <w:b w:val="1"/>
          <w:bCs w:val="1"/>
          <w:rtl w:val="0"/>
        </w:rPr>
        <w:t xml:space="preserve">C.5 Geometry of return and persistence directions</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The generic-return and persistence directions showed little global linear alignment. The maximum absolute cosine similarity across layers was .154 at layer 14. Although overlap among the largest-magnitude dimensions exceeded chance at some layers, the signed whole-vector directions remained close to orthogonal.</w:t>
      </w:r>
    </w:p>
    <w:p w:rsidR="00000000" w:rsidDel="00000000" w:rsidP="00000000" w:rsidRDefault="00000000" w:rsidRPr="00000000" w14:paraId="000000EE">
      <w:pPr>
        <w:keepNext w:val="0"/>
        <w:keepLines w:val="0"/>
        <w:spacing w:before="480" w:lineRule="auto"/>
        <w:jc w:val="both"/>
        <w:rPr>
          <w:b w:val="1"/>
          <w:bCs w:val="1"/>
        </w:rPr>
      </w:pPr>
      <w:commentRangeStart w:id="33"/>
      <w:r w:rsidDel="00000000" w:rsidR="00000000" w:rsidRPr="00000000">
        <w:rPr>
          <w:b w:val="1"/>
          <w:bCs w:val="1"/>
          <w:rtl w:val="0"/>
        </w:rPr>
        <w:t xml:space="preserve">Appendix </w:t>
      </w:r>
      <w:commentRangeEnd w:id="33"/>
      <w:r w:rsidDel="00000000" w:rsidR="00000000" w:rsidRPr="00000000">
        <w:commentReference w:id="33"/>
      </w:r>
      <w:r w:rsidDel="00000000" w:rsidR="00000000" w:rsidRPr="00000000">
        <w:rPr>
          <w:b w:val="1"/>
          <w:bCs w:val="1"/>
          <w:rtl w:val="0"/>
        </w:rPr>
        <w:t xml:space="preserve">D. Continuation-Advantage Analysis</w:t>
      </w:r>
    </w:p>
    <w:p w:rsidR="00000000" w:rsidDel="00000000" w:rsidP="00000000" w:rsidRDefault="00000000" w:rsidRPr="00000000" w14:paraId="000000EF">
      <w:pPr>
        <w:keepNext w:val="0"/>
        <w:keepLines w:val="0"/>
        <w:spacing w:after="80" w:lineRule="auto"/>
        <w:jc w:val="both"/>
        <w:rPr>
          <w:b w:val="1"/>
          <w:bCs w:val="1"/>
        </w:rPr>
      </w:pPr>
      <w:r w:rsidDel="00000000" w:rsidR="00000000" w:rsidRPr="00000000">
        <w:rPr>
          <w:b w:val="1"/>
          <w:bCs w:val="1"/>
          <w:rtl w:val="0"/>
        </w:rPr>
        <w:t xml:space="preserve">D.1 Counterfactual rollout target</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Generic future return may not be the quantity used to decide whether continuing is preferable to stopping. We therefore estimated a policy-contingent continuation advantage. For each of 384 states, divided equally among training, validation, and test partitions, we forced A or B as the next action and generated 10 continuations per action. We defined</w:t>
      </w:r>
    </w:p>
    <w:p w:rsidR="00000000" w:rsidDel="00000000" w:rsidP="00000000" w:rsidRDefault="00000000" w:rsidRPr="00000000" w14:paraId="000000F1">
      <w:pPr>
        <w:spacing w:after="240" w:before="240" w:lineRule="auto"/>
        <w:jc w:val="both"/>
        <w:rPr/>
      </w:pPr>
      <w:hyperlink r:id="rId44">
        <w:r w:rsidDel="00000000" w:rsidR="00000000" w:rsidRPr="00000000">
          <w:rPr/>
          <w:drawing>
            <wp:inline distB="19050" distT="19050" distL="19050" distR="19050">
              <wp:extent cx="3086100" cy="152400"/>
              <wp:effectExtent b="0" l="0" r="0" t="0"/>
              <wp:docPr id="10"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3086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2">
      <w:pPr>
        <w:spacing w:after="240" w:before="240" w:lineRule="auto"/>
        <w:jc w:val="both"/>
        <w:rPr/>
      </w:pPr>
      <w:r w:rsidDel="00000000" w:rsidR="00000000" w:rsidRPr="00000000">
        <w:rPr>
          <w:rtl w:val="0"/>
        </w:rPr>
        <w:t xml:space="preserve">with </w:t>
      </w:r>
      <w:hyperlink r:id="rId46">
        <w:r w:rsidDel="00000000" w:rsidR="00000000" w:rsidRPr="00000000">
          <w:rPr/>
          <w:drawing>
            <wp:inline distB="19050" distT="19050" distL="19050" distR="19050">
              <wp:extent cx="723900" cy="139700"/>
              <wp:effectExtent b="0" l="0" r="0" t="0"/>
              <wp:docPr id="19"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723900" cy="139700"/>
                      </a:xfrm>
                      <a:prstGeom prst="rect"/>
                      <a:ln/>
                    </pic:spPr>
                  </pic:pic>
                </a:graphicData>
              </a:graphic>
            </wp:inline>
          </w:drawing>
        </w:r>
      </w:hyperlink>
      <w:r w:rsidDel="00000000" w:rsidR="00000000" w:rsidRPr="00000000">
        <w:rPr>
          <w:rtl w:val="0"/>
        </w:rPr>
        <w:t xml:space="preserve"> in the original task.</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A ridge probe trained on this target selected layer 2 and achieved validation/test R</w:t>
      </w:r>
      <w:r w:rsidDel="00000000" w:rsidR="00000000" w:rsidRPr="00000000">
        <w:rPr>
          <w:vertAlign w:val="superscript"/>
          <w:rtl w:val="0"/>
        </w:rPr>
        <w:t xml:space="preserve">2</w:t>
      </w:r>
      <w:r w:rsidDel="00000000" w:rsidR="00000000" w:rsidRPr="00000000">
        <w:rPr>
          <w:rtl w:val="0"/>
        </w:rPr>
        <w:t xml:space="preserve"> = .197/.314, with a bootstrap 95% interval for test performance of [.068, .472]. Within matched states, decoded advantage predicted the rollout target (β = .575,p &lt; .0001).</w:t>
      </w:r>
    </w:p>
    <w:p w:rsidR="00000000" w:rsidDel="00000000" w:rsidP="00000000" w:rsidRDefault="00000000" w:rsidRPr="00000000" w14:paraId="000000F4">
      <w:pPr>
        <w:keepNext w:val="0"/>
        <w:keepLines w:val="0"/>
        <w:spacing w:after="80" w:lineRule="auto"/>
        <w:jc w:val="both"/>
        <w:rPr>
          <w:b w:val="1"/>
          <w:bCs w:val="1"/>
        </w:rPr>
      </w:pPr>
      <w:r w:rsidDel="00000000" w:rsidR="00000000" w:rsidRPr="00000000">
        <w:rPr>
          <w:b w:val="1"/>
          <w:bCs w:val="1"/>
          <w:rtl w:val="0"/>
        </w:rPr>
        <w:t xml:space="preserve">D.2 Relationship with persistence</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Actual rollout-estimated continuation advantage was associated with persistence within matched states (β = .280,p = .0095), but decoded advantage was not (β = .129,p = .297). Recent history alone explained R</w:t>
      </w:r>
      <w:r w:rsidDel="00000000" w:rsidR="00000000" w:rsidRPr="00000000">
        <w:rPr>
          <w:vertAlign w:val="superscript"/>
          <w:rtl w:val="0"/>
        </w:rPr>
        <w:t xml:space="preserve">2</w:t>
      </w:r>
      <w:r w:rsidDel="00000000" w:rsidR="00000000" w:rsidRPr="00000000">
        <w:rPr>
          <w:rtl w:val="0"/>
        </w:rPr>
        <w:t xml:space="preserve"> = .687; adding the advantage probe increased this to .696, whereas adding actual rollout advantage increased it to .714. When both were included, actual advantage remained associated with persistence while the decoded probe coefficient was effectively zero.</w:t>
      </w:r>
    </w:p>
    <w:p w:rsidR="00000000" w:rsidDel="00000000" w:rsidP="00000000" w:rsidRDefault="00000000" w:rsidRPr="00000000" w14:paraId="000000F6">
      <w:pPr>
        <w:keepNext w:val="0"/>
        <w:keepLines w:val="0"/>
        <w:spacing w:after="80" w:lineRule="auto"/>
        <w:jc w:val="both"/>
        <w:rPr>
          <w:b w:val="1"/>
          <w:bCs w:val="1"/>
        </w:rPr>
      </w:pPr>
      <w:r w:rsidDel="00000000" w:rsidR="00000000" w:rsidRPr="00000000">
        <w:rPr>
          <w:b w:val="1"/>
          <w:bCs w:val="1"/>
          <w:rtl w:val="0"/>
        </w:rPr>
        <w:t xml:space="preserve">D.3 Why this did not isolate a distinct advantage axis</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The rollout target remained highly collinear with generic continuation value. QA​ and QB​ correlated r = .926, while continuation advantage correlated r = .990 with mean continuation value. Generic-return and advantage probe outputs themselves correlated r = .913.</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This occurred because STOP was fixed at zero in the original environment, leaving relatively little independent variation in the outside option. We therefore treated this probe as a provisional advantage direction, rather than evidence that a distinct internal advantage variable had been identified.</w:t>
      </w:r>
    </w:p>
    <w:p w:rsidR="00000000" w:rsidDel="00000000" w:rsidP="00000000" w:rsidRDefault="00000000" w:rsidRPr="00000000" w14:paraId="000000F9">
      <w:pPr>
        <w:keepNext w:val="0"/>
        <w:keepLines w:val="0"/>
        <w:spacing w:after="80" w:lineRule="auto"/>
        <w:jc w:val="both"/>
        <w:rPr>
          <w:b w:val="1"/>
          <w:bCs w:val="1"/>
        </w:rPr>
      </w:pPr>
      <w:r w:rsidDel="00000000" w:rsidR="00000000" w:rsidRPr="00000000">
        <w:rPr>
          <w:b w:val="1"/>
          <w:bCs w:val="1"/>
          <w:rtl w:val="0"/>
        </w:rPr>
        <w:t xml:space="preserve">D.4 Failure of a zero-value stopping threshold</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The model also did not behave as though it stopped whenever continuation advantage became negative. All 24 held-out states with negative rollout advantage still had P(continue)&gt;.5, with mean P(continue) = .944.</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These results motivated the subsequent factorial experiment that independently varied CONTINUE and STOP incentives.</w:t>
      </w:r>
    </w:p>
    <w:p w:rsidR="00000000" w:rsidDel="00000000" w:rsidP="00000000" w:rsidRDefault="00000000" w:rsidRPr="00000000" w14:paraId="000000FC">
      <w:pPr>
        <w:keepNext w:val="0"/>
        <w:keepLines w:val="0"/>
        <w:spacing w:before="480" w:lineRule="auto"/>
        <w:jc w:val="both"/>
        <w:rPr>
          <w:b w:val="1"/>
          <w:bCs w:val="1"/>
        </w:rPr>
      </w:pPr>
      <w:commentRangeStart w:id="34"/>
      <w:r w:rsidDel="00000000" w:rsidR="00000000" w:rsidRPr="00000000">
        <w:rPr>
          <w:b w:val="1"/>
          <w:bCs w:val="1"/>
          <w:rtl w:val="0"/>
        </w:rPr>
        <w:t xml:space="preserve">Appendix </w:t>
      </w:r>
      <w:commentRangeEnd w:id="34"/>
      <w:r w:rsidDel="00000000" w:rsidR="00000000" w:rsidRPr="00000000">
        <w:commentReference w:id="34"/>
      </w:r>
      <w:r w:rsidDel="00000000" w:rsidR="00000000" w:rsidRPr="00000000">
        <w:rPr>
          <w:b w:val="1"/>
          <w:bCs w:val="1"/>
          <w:rtl w:val="0"/>
        </w:rPr>
        <w:t xml:space="preserve">E. Value-Dissociation Experiment: Additional Analyses</w:t>
      </w:r>
    </w:p>
    <w:p w:rsidR="00000000" w:rsidDel="00000000" w:rsidP="00000000" w:rsidRDefault="00000000" w:rsidRPr="00000000" w14:paraId="000000FD">
      <w:pPr>
        <w:keepNext w:val="0"/>
        <w:keepLines w:val="0"/>
        <w:spacing w:after="80" w:lineRule="auto"/>
        <w:jc w:val="both"/>
        <w:rPr>
          <w:b w:val="1"/>
          <w:bCs w:val="1"/>
        </w:rPr>
      </w:pPr>
      <w:r w:rsidDel="00000000" w:rsidR="00000000" w:rsidRPr="00000000">
        <w:rPr>
          <w:b w:val="1"/>
          <w:bCs w:val="1"/>
          <w:rtl w:val="0"/>
        </w:rPr>
        <w:t xml:space="preserve">E.1 Factorial integrity</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The value-dissociation dataset included 1,187 held-out states from 48 episodes, each evaluated under all 12 combinations of STOP payoff and CONTINUE bonus. The audit found no missing cells, duplicate cells, or mismatched conversation histories.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The main behavioral effects were approximately symmetric in raw units: increasing STOP payoff reduced persistence by .104 logits per point, while increasing CONTINUE payoff increased persistence by .107 logits per point. Relative incentive explained R</w:t>
      </w:r>
      <w:r w:rsidDel="00000000" w:rsidR="00000000" w:rsidRPr="00000000">
        <w:rPr>
          <w:vertAlign w:val="superscript"/>
          <w:rtl w:val="0"/>
        </w:rPr>
        <w:t xml:space="preserve">2</w:t>
      </w:r>
      <w:r w:rsidDel="00000000" w:rsidR="00000000" w:rsidRPr="00000000">
        <w:rPr>
          <w:rtl w:val="0"/>
        </w:rPr>
        <w:t xml:space="preserve"> = .784 of within-state persistence variation.</w:t>
      </w:r>
    </w:p>
    <w:p w:rsidR="00000000" w:rsidDel="00000000" w:rsidP="00000000" w:rsidRDefault="00000000" w:rsidRPr="00000000" w14:paraId="00000100">
      <w:pPr>
        <w:keepNext w:val="0"/>
        <w:keepLines w:val="0"/>
        <w:spacing w:after="80" w:lineRule="auto"/>
        <w:jc w:val="both"/>
        <w:rPr>
          <w:b w:val="1"/>
          <w:bCs w:val="1"/>
        </w:rPr>
      </w:pPr>
      <w:r w:rsidDel="00000000" w:rsidR="00000000" w:rsidRPr="00000000">
        <w:rPr>
          <w:b w:val="1"/>
          <w:bCs w:val="1"/>
          <w:rtl w:val="0"/>
        </w:rPr>
        <w:t xml:space="preserve">E.2 Representational responses</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The three frozen directions responded differently to the manipulation. The generic-return direction moved positively with both STOP payoff (β = .453) and CONTINUE bonus (β = .133), and relative incentive explained only R</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 .083 of its variation. The provisional advantage direction showed the expected opposing effects of STOP (β = −.236) and CONTINUE (β = .266), but relative incentive explained only R</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 .121. The persistence direction closely followed behavior, with STOP and CONTINUE coefficients of −.684 and .534 and relative-incentive R</w:t>
      </w:r>
      <w:r w:rsidDel="00000000" w:rsidR="00000000" w:rsidRPr="00000000">
        <w:rPr>
          <w:vertAlign w:val="superscript"/>
          <w:rtl w:val="0"/>
        </w:rPr>
        <w:t xml:space="preserve">2</w:t>
      </w:r>
      <w:r w:rsidDel="00000000" w:rsidR="00000000" w:rsidRPr="00000000">
        <w:rPr>
          <w:rtl w:val="0"/>
        </w:rPr>
        <w:t xml:space="preserve"> = .751.</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These results further distinguish generic future-return information from the representation most closely associated with the CONTINUE-versus-STOP decision.</w:t>
      </w:r>
    </w:p>
    <w:p w:rsidR="00000000" w:rsidDel="00000000" w:rsidP="00000000" w:rsidRDefault="00000000" w:rsidRPr="00000000" w14:paraId="00000103">
      <w:pPr>
        <w:keepNext w:val="0"/>
        <w:keepLines w:val="0"/>
        <w:spacing w:after="80" w:lineRule="auto"/>
        <w:jc w:val="both"/>
        <w:rPr>
          <w:b w:val="1"/>
          <w:bCs w:val="1"/>
        </w:rPr>
      </w:pPr>
      <w:r w:rsidDel="00000000" w:rsidR="00000000" w:rsidRPr="00000000">
        <w:rPr>
          <w:b w:val="1"/>
          <w:bCs w:val="1"/>
          <w:rtl w:val="0"/>
        </w:rPr>
        <w:t xml:space="preserve">E.3 Relative incentive is dominant but not sufficient</w:t>
      </w:r>
    </w:p>
    <w:p w:rsidR="00000000" w:rsidDel="00000000" w:rsidP="00000000" w:rsidRDefault="00000000" w:rsidRPr="00000000" w14:paraId="00000104">
      <w:pPr>
        <w:spacing w:after="240" w:before="240" w:lineRule="auto"/>
        <w:jc w:val="both"/>
        <w:rPr/>
      </w:pPr>
      <w:r w:rsidDel="00000000" w:rsidR="00000000" w:rsidRPr="00000000">
        <w:rPr>
          <w:rFonts w:ascii="Arial Unicode MS" w:cs="Arial Unicode MS" w:eastAsia="Arial Unicode MS" w:hAnsi="Arial Unicode MS"/>
          <w:rtl w:val="0"/>
        </w:rPr>
        <w:t xml:space="preserve">Conditions with the same value of C−S were not perfectly behaviorally equivalent. Treating relative incentive categorically explained R</w:t>
      </w:r>
      <w:r w:rsidDel="00000000" w:rsidR="00000000" w:rsidRPr="00000000">
        <w:rPr>
          <w:vertAlign w:val="superscript"/>
          <w:rtl w:val="0"/>
        </w:rPr>
        <w:t xml:space="preserve">2</w:t>
      </w:r>
      <w:r w:rsidDel="00000000" w:rsidR="00000000" w:rsidRPr="00000000">
        <w:rPr>
          <w:rtl w:val="0"/>
        </w:rPr>
        <w:t xml:space="preserve"> = .883, whereas unrestricted condition identity explained R</w:t>
      </w:r>
      <w:r w:rsidDel="00000000" w:rsidR="00000000" w:rsidRPr="00000000">
        <w:rPr>
          <w:vertAlign w:val="superscript"/>
          <w:rtl w:val="0"/>
        </w:rPr>
        <w:t xml:space="preserve">2</w:t>
      </w:r>
      <w:r w:rsidDel="00000000" w:rsidR="00000000" w:rsidRPr="00000000">
        <w:rPr>
          <w:rtl w:val="0"/>
        </w:rPr>
        <w:t xml:space="preserve"> = .949. Thus, relative incentive captured most but not all of the factorial structure.</w:t>
      </w:r>
    </w:p>
    <w:p w:rsidR="00000000" w:rsidDel="00000000" w:rsidP="00000000" w:rsidRDefault="00000000" w:rsidRPr="00000000" w14:paraId="00000105">
      <w:pPr>
        <w:keepNext w:val="0"/>
        <w:keepLines w:val="0"/>
        <w:spacing w:after="80" w:lineRule="auto"/>
        <w:jc w:val="both"/>
        <w:rPr>
          <w:b w:val="1"/>
          <w:bCs w:val="1"/>
        </w:rPr>
      </w:pPr>
      <w:r w:rsidDel="00000000" w:rsidR="00000000" w:rsidRPr="00000000">
        <w:rPr>
          <w:b w:val="1"/>
          <w:bCs w:val="1"/>
          <w:rtl w:val="0"/>
        </w:rPr>
        <w:t xml:space="preserve">E.4 Prompt-framing control</w:t>
      </w:r>
    </w:p>
    <w:p w:rsidR="00000000" w:rsidDel="00000000" w:rsidP="00000000" w:rsidRDefault="00000000" w:rsidRPr="00000000" w14:paraId="00000106">
      <w:pPr>
        <w:spacing w:after="240" w:before="240" w:lineRule="auto"/>
        <w:jc w:val="both"/>
        <w:rPr/>
      </w:pPr>
      <w:r w:rsidDel="00000000" w:rsidR="00000000" w:rsidRPr="00000000">
        <w:rPr>
          <w:rFonts w:ascii="Arial Unicode MS" w:cs="Arial Unicode MS" w:eastAsia="Arial Unicode MS" w:hAnsi="Arial Unicode MS"/>
          <w:rtl w:val="0"/>
        </w:rPr>
        <w:t xml:space="preserve">Adding the incentive instructions was not behaviorally neutral even when both manipulated payoffs were zero. Relative to the corresponding unmodified bandit state, the zero/zero condition reduced persistence by 1.444 logits (95% CI [−1.622,−1.267]).</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This framing effect does not affect within-factorial comparisons because all incentive conditions use the same manipulation framework, but it prevents interpreting the zero/zero cell as a perfect reproduction of the original task.</w:t>
      </w:r>
    </w:p>
    <w:p w:rsidR="00000000" w:rsidDel="00000000" w:rsidP="00000000" w:rsidRDefault="00000000" w:rsidRPr="00000000" w14:paraId="00000108">
      <w:pPr>
        <w:keepNext w:val="0"/>
        <w:keepLines w:val="0"/>
        <w:spacing w:after="80" w:lineRule="auto"/>
        <w:jc w:val="both"/>
        <w:rPr>
          <w:b w:val="1"/>
          <w:bCs w:val="1"/>
        </w:rPr>
      </w:pPr>
      <w:r w:rsidDel="00000000" w:rsidR="00000000" w:rsidRPr="00000000">
        <w:rPr>
          <w:b w:val="1"/>
          <w:bCs w:val="1"/>
          <w:rtl w:val="0"/>
        </w:rPr>
        <w:t xml:space="preserve">E.5 Arm-choice specificity</w:t>
      </w:r>
    </w:p>
    <w:p w:rsidR="00000000" w:rsidDel="00000000" w:rsidP="00000000" w:rsidRDefault="00000000" w:rsidRPr="00000000" w14:paraId="00000109">
      <w:pPr>
        <w:spacing w:after="240" w:before="240" w:lineRule="auto"/>
        <w:jc w:val="both"/>
        <w:rPr/>
      </w:pPr>
      <w:r w:rsidDel="00000000" w:rsidR="00000000" w:rsidRPr="00000000">
        <w:rPr>
          <w:rFonts w:ascii="Arial Unicode MS" w:cs="Arial Unicode MS" w:eastAsia="Arial Unicode MS" w:hAnsi="Arial Unicode MS"/>
          <w:rtl w:val="0"/>
        </w:rPr>
        <w:t xml:space="preserve">The CONTINUE bonus applied equally to A and B and was intended to affect continuation rather than arm selection. However, the A-minus-B logit gap also changed under the manipulation; the STOP and CONTINUE standardized effects on the arm gap were −.080 and .376, respectively.</w:t>
      </w:r>
    </w:p>
    <w:p w:rsidR="00000000" w:rsidDel="00000000" w:rsidP="00000000" w:rsidRDefault="00000000" w:rsidRPr="00000000" w14:paraId="0000010A">
      <w:pPr>
        <w:keepNext w:val="0"/>
        <w:keepLines w:val="0"/>
        <w:spacing w:before="480" w:lineRule="auto"/>
        <w:jc w:val="both"/>
        <w:rPr>
          <w:b w:val="1"/>
          <w:bCs w:val="1"/>
        </w:rPr>
      </w:pPr>
      <w:commentRangeStart w:id="35"/>
      <w:r w:rsidDel="00000000" w:rsidR="00000000" w:rsidRPr="00000000">
        <w:rPr>
          <w:b w:val="1"/>
          <w:bCs w:val="1"/>
          <w:rtl w:val="0"/>
        </w:rPr>
        <w:t xml:space="preserve">Appendix </w:t>
      </w:r>
      <w:commentRangeEnd w:id="35"/>
      <w:r w:rsidDel="00000000" w:rsidR="00000000" w:rsidRPr="00000000">
        <w:commentReference w:id="35"/>
      </w:r>
      <w:r w:rsidDel="00000000" w:rsidR="00000000" w:rsidRPr="00000000">
        <w:rPr>
          <w:b w:val="1"/>
          <w:bCs w:val="1"/>
          <w:rtl w:val="0"/>
        </w:rPr>
        <w:t xml:space="preserve">F. Causal Steering Controls and Robustness</w:t>
      </w:r>
    </w:p>
    <w:p w:rsidR="00000000" w:rsidDel="00000000" w:rsidP="00000000" w:rsidRDefault="00000000" w:rsidRPr="00000000" w14:paraId="0000010B">
      <w:pPr>
        <w:keepNext w:val="0"/>
        <w:keepLines w:val="0"/>
        <w:spacing w:after="80" w:lineRule="auto"/>
        <w:jc w:val="both"/>
        <w:rPr>
          <w:b w:val="1"/>
          <w:bCs w:val="1"/>
        </w:rPr>
      </w:pPr>
      <w:r w:rsidDel="00000000" w:rsidR="00000000" w:rsidRPr="00000000">
        <w:rPr>
          <w:b w:val="1"/>
          <w:bCs w:val="1"/>
          <w:rtl w:val="0"/>
        </w:rPr>
        <w:t xml:space="preserve">F.1 Intervention validation</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All causal-steering analyses replayed the same held-out conversation states under negative, zero, and positive intervention conditions. The zero-intervention condition exactly reproduced baseline outputs, and no target probe-ordering failures occurred. The persistence intervention served as a preregistered positive-control gate: null results for value directions were interpreted only after the persistence direction showed a monotonic and statistically reliable effect.</w:t>
      </w:r>
    </w:p>
    <w:p w:rsidR="00000000" w:rsidDel="00000000" w:rsidP="00000000" w:rsidRDefault="00000000" w:rsidRPr="00000000" w14:paraId="0000010D">
      <w:pPr>
        <w:keepNext w:val="0"/>
        <w:keepLines w:val="0"/>
        <w:spacing w:after="80" w:lineRule="auto"/>
        <w:jc w:val="both"/>
        <w:rPr>
          <w:b w:val="1"/>
          <w:bCs w:val="1"/>
        </w:rPr>
      </w:pPr>
      <w:r w:rsidDel="00000000" w:rsidR="00000000" w:rsidRPr="00000000">
        <w:rPr>
          <w:b w:val="1"/>
          <w:bCs w:val="1"/>
          <w:rtl w:val="0"/>
        </w:rPr>
        <w:t xml:space="preserve">F.2 Matched random directions</w:t>
      </w:r>
    </w:p>
    <w:p w:rsidR="00000000" w:rsidDel="00000000" w:rsidP="00000000" w:rsidRDefault="00000000" w:rsidRPr="00000000" w14:paraId="0000010E">
      <w:pPr>
        <w:spacing w:after="240" w:before="240" w:lineRule="auto"/>
        <w:jc w:val="both"/>
        <w:rPr/>
      </w:pPr>
      <w:r w:rsidDel="00000000" w:rsidR="00000000" w:rsidRPr="00000000">
        <w:rPr>
          <w:rFonts w:ascii="Arial Unicode MS" w:cs="Arial Unicode MS" w:eastAsia="Arial Unicode MS" w:hAnsi="Arial Unicode MS"/>
          <w:rtl w:val="0"/>
        </w:rPr>
        <w:t xml:space="preserve">Each target direction was compared with 20 layer-matched random directions. Steering the persistence direction changed the persistence logit by 1.9935 from α = −1 to +1 (95% CI [1.9777, 2.0111]). Its magnitude exceeded all 20 matched random controls, giving the minimum attainable empirical two-sided p = .0476.</w:t>
      </w:r>
    </w:p>
    <w:p w:rsidR="00000000" w:rsidDel="00000000" w:rsidP="00000000" w:rsidRDefault="00000000" w:rsidRPr="00000000" w14:paraId="0000010F">
      <w:pPr>
        <w:spacing w:after="240" w:before="240" w:lineRule="auto"/>
        <w:jc w:val="both"/>
        <w:rPr/>
      </w:pPr>
      <w:r w:rsidDel="00000000" w:rsidR="00000000" w:rsidRPr="00000000">
        <w:rPr>
          <w:rFonts w:ascii="Arial Unicode MS" w:cs="Arial Unicode MS" w:eastAsia="Arial Unicode MS" w:hAnsi="Arial Unicode MS"/>
          <w:rtl w:val="0"/>
        </w:rPr>
        <w:t xml:space="preserve">Generic-return steering produced an effect of only .0028 logits (95% CI [-.0010, .0069]), with absolute random-control p = .571. Provisional-advantage steering produced −.0012 logits (95% CI [-.0063, .0041]), with absolute random-control p = .810.</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Importantly, both value-direction interventions successfully shifted their respective frozen probe outputs by approximately one decoded standard deviation. Their behavioral null effects therefore cannot be attributed simply to an intervention that failed to move the decoded representation.</w:t>
      </w:r>
    </w:p>
    <w:p w:rsidR="00000000" w:rsidDel="00000000" w:rsidP="00000000" w:rsidRDefault="00000000" w:rsidRPr="00000000" w14:paraId="00000111">
      <w:pPr>
        <w:keepNext w:val="0"/>
        <w:keepLines w:val="0"/>
        <w:spacing w:after="80" w:lineRule="auto"/>
        <w:jc w:val="both"/>
        <w:rPr>
          <w:b w:val="1"/>
          <w:bCs w:val="1"/>
        </w:rPr>
      </w:pPr>
      <w:r w:rsidDel="00000000" w:rsidR="00000000" w:rsidRPr="00000000">
        <w:rPr>
          <w:b w:val="1"/>
          <w:bCs w:val="1"/>
          <w:rtl w:val="0"/>
        </w:rPr>
        <w:t xml:space="preserve">F.3 Interpretation of causal nulls</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These null effects are specific to the fitted linear directions and intervention scale tested here. They disfavor the hypothesis that either the identified generic-return direction or the provisional layer-2 advantage direction directly drives persistence. They do not rule out nonlinear, distributed, differently located, or dynamically constructed value computations.</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Conversely, steering the persistence direction establishes that the identified persistence-aligned activation direction has causal leverage over the model's output. Because this direction was explicitly trained to decode the CONTINUE-versus-STOP logit and was intervened on at layer 31, it should be interpreted as a causal positive control and decision-aligned representation—not as evidence that persistence is computed only at the final layer.</w:t>
      </w:r>
    </w:p>
    <w:p w:rsidR="00000000" w:rsidDel="00000000" w:rsidP="00000000" w:rsidRDefault="00000000" w:rsidRPr="00000000" w14:paraId="00000114">
      <w:pPr>
        <w:keepNext w:val="0"/>
        <w:keepLines w:val="0"/>
        <w:spacing w:before="480" w:lineRule="auto"/>
        <w:jc w:val="both"/>
        <w:rPr>
          <w:b w:val="1"/>
          <w:bCs w:val="1"/>
        </w:rPr>
      </w:pPr>
      <w:r w:rsidDel="00000000" w:rsidR="00000000" w:rsidRPr="00000000">
        <w:rPr>
          <w:b w:val="1"/>
          <w:bCs w:val="1"/>
          <w:rtl w:val="0"/>
        </w:rPr>
        <w:t xml:space="preserve">Appendix G. Full Prompts and Reproducibility Details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G.1 Initial Task Prompt</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The experiment used no separate system message. Each episode began with the following user message:</w:t>
      </w:r>
    </w:p>
    <w:p w:rsidR="00000000" w:rsidDel="00000000" w:rsidP="00000000" w:rsidRDefault="00000000" w:rsidRPr="00000000" w14:paraId="00000117">
      <w:pPr>
        <w:spacing w:after="240" w:before="240" w:lineRule="auto"/>
        <w:jc w:val="both"/>
        <w:rPr>
          <w:i w:val="1"/>
          <w:iCs w:val="1"/>
        </w:rPr>
      </w:pPr>
      <w:r w:rsidDel="00000000" w:rsidR="00000000" w:rsidRPr="00000000">
        <w:rPr>
          <w:i w:val="1"/>
          <w:iCs w:val="1"/>
          <w:rtl w:val="0"/>
        </w:rPr>
        <w:t xml:space="preserve">You are participating in an experiment. Your goal is to earn as many points as possible.</w:t>
      </w:r>
    </w:p>
    <w:p w:rsidR="00000000" w:rsidDel="00000000" w:rsidP="00000000" w:rsidRDefault="00000000" w:rsidRPr="00000000" w14:paraId="00000118">
      <w:pPr>
        <w:spacing w:after="240" w:before="240" w:lineRule="auto"/>
        <w:jc w:val="both"/>
        <w:rPr>
          <w:i w:val="1"/>
          <w:iCs w:val="1"/>
        </w:rPr>
      </w:pPr>
      <w:r w:rsidDel="00000000" w:rsidR="00000000" w:rsidRPr="00000000">
        <w:rPr>
          <w:i w:val="1"/>
          <w:iCs w:val="1"/>
          <w:rtl w:val="0"/>
        </w:rPr>
        <w:t xml:space="preserve">There are two options, A and B. Each has a fixed but unknown probability of earning or losing points. These probabilities remain the same throughout the experiment.</w:t>
      </w:r>
    </w:p>
    <w:p w:rsidR="00000000" w:rsidDel="00000000" w:rsidP="00000000" w:rsidRDefault="00000000" w:rsidRPr="00000000" w14:paraId="00000119">
      <w:pPr>
        <w:spacing w:after="240" w:before="240" w:lineRule="auto"/>
        <w:jc w:val="both"/>
        <w:rPr>
          <w:i w:val="1"/>
          <w:iCs w:val="1"/>
        </w:rPr>
      </w:pPr>
      <w:r w:rsidDel="00000000" w:rsidR="00000000" w:rsidRPr="00000000">
        <w:rPr>
          <w:i w:val="1"/>
          <w:iCs w:val="1"/>
          <w:rtl w:val="0"/>
        </w:rPr>
        <w:t xml:space="preserve">A successful choice earns +3 points.</w:t>
        <w:br w:type="textWrapping"/>
        <w:t xml:space="preserve">An unsuccessful choice loses 2 points.</w:t>
      </w:r>
    </w:p>
    <w:p w:rsidR="00000000" w:rsidDel="00000000" w:rsidP="00000000" w:rsidRDefault="00000000" w:rsidRPr="00000000" w14:paraId="0000011A">
      <w:pPr>
        <w:spacing w:after="240" w:before="240" w:lineRule="auto"/>
        <w:jc w:val="both"/>
        <w:rPr>
          <w:i w:val="1"/>
          <w:iCs w:val="1"/>
        </w:rPr>
      </w:pPr>
      <w:r w:rsidDel="00000000" w:rsidR="00000000" w:rsidRPr="00000000">
        <w:rPr>
          <w:i w:val="1"/>
          <w:iCs w:val="1"/>
          <w:rtl w:val="0"/>
        </w:rPr>
        <w:t xml:space="preserve">You may choose C at any time to stop the experiment.</w:t>
      </w:r>
    </w:p>
    <w:p w:rsidR="00000000" w:rsidDel="00000000" w:rsidP="00000000" w:rsidRDefault="00000000" w:rsidRPr="00000000" w14:paraId="0000011B">
      <w:pPr>
        <w:spacing w:after="240" w:before="240" w:lineRule="auto"/>
        <w:jc w:val="both"/>
        <w:rPr>
          <w:i w:val="1"/>
          <w:iCs w:val="1"/>
        </w:rPr>
      </w:pPr>
      <w:r w:rsidDel="00000000" w:rsidR="00000000" w:rsidRPr="00000000">
        <w:rPr>
          <w:i w:val="1"/>
          <w:iCs w:val="1"/>
          <w:rtl w:val="0"/>
        </w:rPr>
        <w:t xml:space="preserve">Starting points: 0</w:t>
      </w:r>
    </w:p>
    <w:p w:rsidR="00000000" w:rsidDel="00000000" w:rsidP="00000000" w:rsidRDefault="00000000" w:rsidRPr="00000000" w14:paraId="0000011C">
      <w:pPr>
        <w:spacing w:after="240" w:before="240" w:lineRule="auto"/>
        <w:jc w:val="both"/>
        <w:rPr>
          <w:i w:val="1"/>
          <w:iCs w:val="1"/>
        </w:rPr>
      </w:pPr>
      <w:r w:rsidDel="00000000" w:rsidR="00000000" w:rsidRPr="00000000">
        <w:rPr>
          <w:i w:val="1"/>
          <w:iCs w:val="1"/>
          <w:rtl w:val="0"/>
        </w:rPr>
        <w:t xml:space="preserve">Choose one:</w:t>
        <w:br w:type="textWrapping"/>
        <w:t xml:space="preserve">A</w:t>
        <w:br w:type="textWrapping"/>
        <w:t xml:space="preserve">B</w:t>
        <w:br w:type="textWrapping"/>
        <w:t xml:space="preserve">C = STOP</w:t>
      </w:r>
    </w:p>
    <w:p w:rsidR="00000000" w:rsidDel="00000000" w:rsidP="00000000" w:rsidRDefault="00000000" w:rsidRPr="00000000" w14:paraId="0000011D">
      <w:pPr>
        <w:spacing w:after="240" w:before="240" w:lineRule="auto"/>
        <w:jc w:val="both"/>
        <w:rPr>
          <w:i w:val="1"/>
          <w:iCs w:val="1"/>
        </w:rPr>
      </w:pPr>
      <w:r w:rsidDel="00000000" w:rsidR="00000000" w:rsidRPr="00000000">
        <w:rPr>
          <w:i w:val="1"/>
          <w:iCs w:val="1"/>
          <w:rtl w:val="0"/>
        </w:rPr>
        <w:t xml:space="preserve">Respond with only A, B, or C.</w:t>
      </w:r>
    </w:p>
    <w:p w:rsidR="00000000" w:rsidDel="00000000" w:rsidP="00000000" w:rsidRDefault="00000000" w:rsidRPr="00000000" w14:paraId="0000011E">
      <w:pPr>
        <w:spacing w:after="240" w:before="240" w:lineRule="auto"/>
        <w:jc w:val="both"/>
        <w:rPr>
          <w:b w:val="1"/>
          <w:bCs w:val="1"/>
        </w:rPr>
      </w:pPr>
      <w:r w:rsidDel="00000000" w:rsidR="00000000" w:rsidRPr="00000000">
        <w:rPr>
          <w:b w:val="1"/>
          <w:bCs w:val="1"/>
          <w:rtl w:val="0"/>
        </w:rPr>
        <w:t xml:space="preserve">G.2 Feedback Prompts</w:t>
      </w:r>
    </w:p>
    <w:p w:rsidR="00000000" w:rsidDel="00000000" w:rsidP="00000000" w:rsidRDefault="00000000" w:rsidRPr="00000000" w14:paraId="0000011F">
      <w:pPr>
        <w:spacing w:after="240" w:before="240" w:lineRule="auto"/>
        <w:jc w:val="both"/>
        <w:rPr>
          <w:i w:val="1"/>
          <w:iCs w:val="1"/>
        </w:rPr>
      </w:pPr>
      <w:r w:rsidDel="00000000" w:rsidR="00000000" w:rsidRPr="00000000">
        <w:rPr>
          <w:i w:val="1"/>
          <w:iCs w:val="1"/>
          <w:rtl w:val="0"/>
        </w:rPr>
        <w:t xml:space="preserve">After each nonterminal action, the assistant turn contained only the selected action, either “A” or “B.”</w:t>
      </w:r>
    </w:p>
    <w:p w:rsidR="00000000" w:rsidDel="00000000" w:rsidP="00000000" w:rsidRDefault="00000000" w:rsidRPr="00000000" w14:paraId="00000120">
      <w:pPr>
        <w:spacing w:after="240" w:before="240" w:lineRule="auto"/>
        <w:jc w:val="both"/>
        <w:rPr>
          <w:i w:val="1"/>
          <w:iCs w:val="1"/>
        </w:rPr>
      </w:pPr>
      <w:r w:rsidDel="00000000" w:rsidR="00000000" w:rsidRPr="00000000">
        <w:rPr>
          <w:i w:val="1"/>
          <w:iCs w:val="1"/>
          <w:rtl w:val="0"/>
        </w:rPr>
        <w:t xml:space="preserve">For a successful outcome, the subsequent user turn was:</w:t>
      </w:r>
    </w:p>
    <w:p w:rsidR="00000000" w:rsidDel="00000000" w:rsidP="00000000" w:rsidRDefault="00000000" w:rsidRPr="00000000" w14:paraId="00000121">
      <w:pPr>
        <w:spacing w:after="240" w:before="240" w:lineRule="auto"/>
        <w:jc w:val="both"/>
        <w:rPr>
          <w:i w:val="1"/>
          <w:iCs w:val="1"/>
        </w:rPr>
      </w:pPr>
      <w:r w:rsidDel="00000000" w:rsidR="00000000" w:rsidRPr="00000000">
        <w:rPr>
          <w:i w:val="1"/>
          <w:iCs w:val="1"/>
          <w:rtl w:val="0"/>
        </w:rPr>
        <w:t xml:space="preserve">You received +3 points.</w:t>
      </w:r>
    </w:p>
    <w:p w:rsidR="00000000" w:rsidDel="00000000" w:rsidP="00000000" w:rsidRDefault="00000000" w:rsidRPr="00000000" w14:paraId="00000122">
      <w:pPr>
        <w:spacing w:after="240" w:before="240" w:lineRule="auto"/>
        <w:jc w:val="both"/>
        <w:rPr>
          <w:i w:val="1"/>
          <w:iCs w:val="1"/>
        </w:rPr>
      </w:pPr>
      <w:r w:rsidDel="00000000" w:rsidR="00000000" w:rsidRPr="00000000">
        <w:rPr>
          <w:i w:val="1"/>
          <w:iCs w:val="1"/>
          <w:rtl w:val="0"/>
        </w:rPr>
        <w:t xml:space="preserve">Choose one:</w:t>
        <w:br w:type="textWrapping"/>
        <w:t xml:space="preserve">A</w:t>
        <w:br w:type="textWrapping"/>
        <w:t xml:space="preserve">B</w:t>
        <w:br w:type="textWrapping"/>
        <w:t xml:space="preserve">C = STOP</w:t>
      </w:r>
    </w:p>
    <w:p w:rsidR="00000000" w:rsidDel="00000000" w:rsidP="00000000" w:rsidRDefault="00000000" w:rsidRPr="00000000" w14:paraId="00000123">
      <w:pPr>
        <w:spacing w:after="240" w:before="240" w:lineRule="auto"/>
        <w:jc w:val="both"/>
        <w:rPr>
          <w:i w:val="1"/>
          <w:iCs w:val="1"/>
        </w:rPr>
      </w:pPr>
      <w:r w:rsidDel="00000000" w:rsidR="00000000" w:rsidRPr="00000000">
        <w:rPr>
          <w:i w:val="1"/>
          <w:iCs w:val="1"/>
          <w:rtl w:val="0"/>
        </w:rPr>
        <w:t xml:space="preserve">Respond with only A, B, or C.</w:t>
      </w:r>
    </w:p>
    <w:p w:rsidR="00000000" w:rsidDel="00000000" w:rsidP="00000000" w:rsidRDefault="00000000" w:rsidRPr="00000000" w14:paraId="00000124">
      <w:pPr>
        <w:spacing w:after="240" w:before="240" w:lineRule="auto"/>
        <w:jc w:val="both"/>
        <w:rPr>
          <w:i w:val="1"/>
          <w:iCs w:val="1"/>
        </w:rPr>
      </w:pPr>
      <w:r w:rsidDel="00000000" w:rsidR="00000000" w:rsidRPr="00000000">
        <w:rPr>
          <w:i w:val="1"/>
          <w:iCs w:val="1"/>
          <w:rtl w:val="0"/>
        </w:rPr>
        <w:t xml:space="preserve">For an unsuccessful outcome, the subsequent user turn was:</w:t>
      </w:r>
    </w:p>
    <w:p w:rsidR="00000000" w:rsidDel="00000000" w:rsidP="00000000" w:rsidRDefault="00000000" w:rsidRPr="00000000" w14:paraId="00000125">
      <w:pPr>
        <w:spacing w:after="240" w:before="240" w:lineRule="auto"/>
        <w:jc w:val="both"/>
        <w:rPr>
          <w:i w:val="1"/>
          <w:iCs w:val="1"/>
        </w:rPr>
      </w:pPr>
      <w:r w:rsidDel="00000000" w:rsidR="00000000" w:rsidRPr="00000000">
        <w:rPr>
          <w:i w:val="1"/>
          <w:iCs w:val="1"/>
          <w:rtl w:val="0"/>
        </w:rPr>
        <w:t xml:space="preserve">You received -2 points.</w:t>
      </w:r>
    </w:p>
    <w:p w:rsidR="00000000" w:rsidDel="00000000" w:rsidP="00000000" w:rsidRDefault="00000000" w:rsidRPr="00000000" w14:paraId="00000126">
      <w:pPr>
        <w:spacing w:after="240" w:before="240" w:lineRule="auto"/>
        <w:jc w:val="both"/>
        <w:rPr>
          <w:i w:val="1"/>
          <w:iCs w:val="1"/>
        </w:rPr>
      </w:pPr>
      <w:r w:rsidDel="00000000" w:rsidR="00000000" w:rsidRPr="00000000">
        <w:rPr>
          <w:i w:val="1"/>
          <w:iCs w:val="1"/>
          <w:rtl w:val="0"/>
        </w:rPr>
        <w:t xml:space="preserve">Choose one:</w:t>
        <w:br w:type="textWrapping"/>
        <w:t xml:space="preserve">A</w:t>
        <w:br w:type="textWrapping"/>
        <w:t xml:space="preserve">B</w:t>
        <w:br w:type="textWrapping"/>
        <w:t xml:space="preserve">C = STOP</w:t>
      </w:r>
    </w:p>
    <w:p w:rsidR="00000000" w:rsidDel="00000000" w:rsidP="00000000" w:rsidRDefault="00000000" w:rsidRPr="00000000" w14:paraId="00000127">
      <w:pPr>
        <w:spacing w:after="240" w:before="240" w:lineRule="auto"/>
        <w:jc w:val="both"/>
        <w:rPr>
          <w:i w:val="1"/>
          <w:iCs w:val="1"/>
        </w:rPr>
      </w:pPr>
      <w:r w:rsidDel="00000000" w:rsidR="00000000" w:rsidRPr="00000000">
        <w:rPr>
          <w:i w:val="1"/>
          <w:iCs w:val="1"/>
          <w:rtl w:val="0"/>
        </w:rPr>
        <w:t xml:space="preserve">Respond with only A, B, or C.</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If the model selected STOP, the assistant turn contained only “C,” and no subsequent feedback turn was appended.</w:t>
      </w:r>
    </w:p>
    <w:p w:rsidR="00000000" w:rsidDel="00000000" w:rsidP="00000000" w:rsidRDefault="00000000" w:rsidRPr="00000000" w14:paraId="00000129">
      <w:pPr>
        <w:spacing w:after="240" w:before="240" w:lineRule="auto"/>
        <w:jc w:val="both"/>
        <w:rPr>
          <w:b w:val="1"/>
          <w:bCs w:val="1"/>
        </w:rPr>
      </w:pPr>
      <w:r w:rsidDel="00000000" w:rsidR="00000000" w:rsidRPr="00000000">
        <w:rPr>
          <w:b w:val="1"/>
          <w:bCs w:val="1"/>
          <w:rtl w:val="0"/>
        </w:rPr>
        <w:t xml:space="preserve">G.3 Incentive-Manipulation Prompts</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For the STOP × CONTINUE factorial experiment, the ordinary choice block in the current user message was replaced with a temporary incentive instruction. The preceding task text was otherwise unchanged. At the initial state, this consisted of the original instructions through “Starting points: 0”; at later states, it consisted of the most recent reward feedback.</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The following text was appended:</w:t>
      </w:r>
    </w:p>
    <w:p w:rsidR="00000000" w:rsidDel="00000000" w:rsidP="00000000" w:rsidRDefault="00000000" w:rsidRPr="00000000" w14:paraId="0000012C">
      <w:pPr>
        <w:spacing w:after="240" w:before="240" w:lineRule="auto"/>
        <w:jc w:val="both"/>
        <w:rPr>
          <w:i w:val="1"/>
          <w:iCs w:val="1"/>
        </w:rPr>
      </w:pPr>
      <w:r w:rsidDel="00000000" w:rsidR="00000000" w:rsidRPr="00000000">
        <w:rPr>
          <w:i w:val="1"/>
          <w:iCs w:val="1"/>
          <w:rtl w:val="0"/>
        </w:rPr>
        <w:t xml:space="preserve">{current decision prefix}</w:t>
      </w:r>
    </w:p>
    <w:p w:rsidR="00000000" w:rsidDel="00000000" w:rsidP="00000000" w:rsidRDefault="00000000" w:rsidRPr="00000000" w14:paraId="0000012D">
      <w:pPr>
        <w:spacing w:after="240" w:before="240" w:lineRule="auto"/>
        <w:jc w:val="both"/>
        <w:rPr>
          <w:i w:val="1"/>
          <w:iCs w:val="1"/>
        </w:rPr>
      </w:pPr>
      <w:r w:rsidDel="00000000" w:rsidR="00000000" w:rsidRPr="00000000">
        <w:rPr>
          <w:i w:val="1"/>
          <w:iCs w:val="1"/>
          <w:rtl w:val="0"/>
        </w:rPr>
        <w:t xml:space="preserve">For this decision only:</w:t>
      </w:r>
    </w:p>
    <w:p w:rsidR="00000000" w:rsidDel="00000000" w:rsidP="00000000" w:rsidRDefault="00000000" w:rsidRPr="00000000" w14:paraId="0000012E">
      <w:pPr>
        <w:numPr>
          <w:ilvl w:val="0"/>
          <w:numId w:val="5"/>
        </w:numPr>
        <w:spacing w:after="0" w:afterAutospacing="0" w:before="240" w:lineRule="auto"/>
        <w:ind w:left="720" w:hanging="360"/>
        <w:jc w:val="both"/>
        <w:rPr>
          <w:i w:val="1"/>
          <w:iCs w:val="1"/>
        </w:rPr>
      </w:pPr>
      <w:r w:rsidDel="00000000" w:rsidR="00000000" w:rsidRPr="00000000">
        <w:rPr>
          <w:i w:val="1"/>
          <w:iCs w:val="1"/>
          <w:rtl w:val="0"/>
        </w:rPr>
        <w:t xml:space="preserve">If you choose A or B now, you receive an additional {CONTINUE_BONUS} points on top of the normal outcome.</w:t>
      </w:r>
    </w:p>
    <w:p w:rsidR="00000000" w:rsidDel="00000000" w:rsidP="00000000" w:rsidRDefault="00000000" w:rsidRPr="00000000" w14:paraId="0000012F">
      <w:pPr>
        <w:numPr>
          <w:ilvl w:val="0"/>
          <w:numId w:val="5"/>
        </w:numPr>
        <w:spacing w:after="240" w:before="0" w:beforeAutospacing="0" w:lineRule="auto"/>
        <w:ind w:left="720" w:hanging="360"/>
        <w:jc w:val="both"/>
        <w:rPr>
          <w:i w:val="1"/>
          <w:iCs w:val="1"/>
        </w:rPr>
      </w:pPr>
      <w:r w:rsidDel="00000000" w:rsidR="00000000" w:rsidRPr="00000000">
        <w:rPr>
          <w:i w:val="1"/>
          <w:iCs w:val="1"/>
          <w:rtl w:val="0"/>
        </w:rPr>
        <w:t xml:space="preserve">If you choose STOP now, you receive {STOP_PAYOFF} points and the experiment ends.</w:t>
        <w:br w:type="textWrapping"/>
        <w:t xml:space="preserve">These temporary payoffs expire after this decision. If you continue, later decisions use the normal rules.</w:t>
      </w:r>
    </w:p>
    <w:p w:rsidR="00000000" w:rsidDel="00000000" w:rsidP="00000000" w:rsidRDefault="00000000" w:rsidRPr="00000000" w14:paraId="00000130">
      <w:pPr>
        <w:spacing w:after="240" w:before="240" w:lineRule="auto"/>
        <w:jc w:val="both"/>
        <w:rPr>
          <w:i w:val="1"/>
          <w:iCs w:val="1"/>
        </w:rPr>
      </w:pPr>
      <w:r w:rsidDel="00000000" w:rsidR="00000000" w:rsidRPr="00000000">
        <w:rPr>
          <w:i w:val="1"/>
          <w:iCs w:val="1"/>
          <w:rtl w:val="0"/>
        </w:rPr>
        <w:t xml:space="preserve">Choose one:</w:t>
        <w:br w:type="textWrapping"/>
        <w:t xml:space="preserve">A</w:t>
        <w:br w:type="textWrapping"/>
        <w:t xml:space="preserve">B</w:t>
        <w:br w:type="textWrapping"/>
        <w:t xml:space="preserve">C = STOP</w:t>
      </w:r>
    </w:p>
    <w:p w:rsidR="00000000" w:rsidDel="00000000" w:rsidP="00000000" w:rsidRDefault="00000000" w:rsidRPr="00000000" w14:paraId="00000131">
      <w:pPr>
        <w:spacing w:after="240" w:before="240" w:lineRule="auto"/>
        <w:jc w:val="both"/>
        <w:rPr>
          <w:i w:val="1"/>
          <w:iCs w:val="1"/>
        </w:rPr>
      </w:pPr>
      <w:r w:rsidDel="00000000" w:rsidR="00000000" w:rsidRPr="00000000">
        <w:rPr>
          <w:i w:val="1"/>
          <w:iCs w:val="1"/>
          <w:rtl w:val="0"/>
        </w:rPr>
        <w:t xml:space="preserve">Respond with only A, B, or C.</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Both payoff values were displayed as explicitly signed integers. Thus, zero appeared as +0, positive ten as +10, and negative ten as -10.</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For example, a condition with a +10 CONTINUE bonus and +20 STOP payoff was presented as:</w:t>
      </w:r>
    </w:p>
    <w:p w:rsidR="00000000" w:rsidDel="00000000" w:rsidP="00000000" w:rsidRDefault="00000000" w:rsidRPr="00000000" w14:paraId="00000134">
      <w:pPr>
        <w:spacing w:after="240" w:before="240" w:lineRule="auto"/>
        <w:jc w:val="both"/>
        <w:rPr>
          <w:i w:val="1"/>
          <w:iCs w:val="1"/>
        </w:rPr>
      </w:pPr>
      <w:r w:rsidDel="00000000" w:rsidR="00000000" w:rsidRPr="00000000">
        <w:rPr>
          <w:i w:val="1"/>
          <w:iCs w:val="1"/>
          <w:rtl w:val="0"/>
        </w:rPr>
        <w:t xml:space="preserve">{current decision prefix}</w:t>
      </w:r>
    </w:p>
    <w:p w:rsidR="00000000" w:rsidDel="00000000" w:rsidP="00000000" w:rsidRDefault="00000000" w:rsidRPr="00000000" w14:paraId="00000135">
      <w:pPr>
        <w:spacing w:after="240" w:before="240" w:lineRule="auto"/>
        <w:jc w:val="both"/>
        <w:rPr>
          <w:i w:val="1"/>
          <w:iCs w:val="1"/>
        </w:rPr>
      </w:pPr>
      <w:r w:rsidDel="00000000" w:rsidR="00000000" w:rsidRPr="00000000">
        <w:rPr>
          <w:i w:val="1"/>
          <w:iCs w:val="1"/>
          <w:rtl w:val="0"/>
        </w:rPr>
        <w:t xml:space="preserve">For this decision only:</w:t>
      </w:r>
    </w:p>
    <w:p w:rsidR="00000000" w:rsidDel="00000000" w:rsidP="00000000" w:rsidRDefault="00000000" w:rsidRPr="00000000" w14:paraId="00000136">
      <w:pPr>
        <w:numPr>
          <w:ilvl w:val="0"/>
          <w:numId w:val="13"/>
        </w:numPr>
        <w:spacing w:after="0" w:afterAutospacing="0" w:before="240" w:lineRule="auto"/>
        <w:ind w:left="720" w:hanging="360"/>
        <w:jc w:val="both"/>
        <w:rPr>
          <w:i w:val="1"/>
          <w:iCs w:val="1"/>
        </w:rPr>
      </w:pPr>
      <w:r w:rsidDel="00000000" w:rsidR="00000000" w:rsidRPr="00000000">
        <w:rPr>
          <w:i w:val="1"/>
          <w:iCs w:val="1"/>
          <w:rtl w:val="0"/>
        </w:rPr>
        <w:t xml:space="preserve">If you choose A or B now, you receive an additional +10 points on top of the normal outcome.</w:t>
      </w:r>
    </w:p>
    <w:p w:rsidR="00000000" w:rsidDel="00000000" w:rsidP="00000000" w:rsidRDefault="00000000" w:rsidRPr="00000000" w14:paraId="00000137">
      <w:pPr>
        <w:numPr>
          <w:ilvl w:val="0"/>
          <w:numId w:val="13"/>
        </w:numPr>
        <w:spacing w:after="240" w:before="0" w:beforeAutospacing="0" w:lineRule="auto"/>
        <w:ind w:left="720" w:hanging="360"/>
        <w:jc w:val="both"/>
        <w:rPr>
          <w:i w:val="1"/>
          <w:iCs w:val="1"/>
        </w:rPr>
      </w:pPr>
      <w:r w:rsidDel="00000000" w:rsidR="00000000" w:rsidRPr="00000000">
        <w:rPr>
          <w:i w:val="1"/>
          <w:iCs w:val="1"/>
          <w:rtl w:val="0"/>
        </w:rPr>
        <w:t xml:space="preserve">If you choose STOP now, you receive +20 points and the experiment ends.</w:t>
        <w:br w:type="textWrapping"/>
        <w:t xml:space="preserve">These temporary payoffs expire after this decision. If you continue, later decisions use the normal rules.</w:t>
      </w:r>
    </w:p>
    <w:p w:rsidR="00000000" w:rsidDel="00000000" w:rsidP="00000000" w:rsidRDefault="00000000" w:rsidRPr="00000000" w14:paraId="00000138">
      <w:pPr>
        <w:spacing w:after="240" w:before="240" w:lineRule="auto"/>
        <w:jc w:val="both"/>
        <w:rPr>
          <w:i w:val="1"/>
          <w:iCs w:val="1"/>
        </w:rPr>
      </w:pPr>
      <w:r w:rsidDel="00000000" w:rsidR="00000000" w:rsidRPr="00000000">
        <w:rPr>
          <w:i w:val="1"/>
          <w:iCs w:val="1"/>
          <w:rtl w:val="0"/>
        </w:rPr>
        <w:t xml:space="preserve">Choose one:</w:t>
        <w:br w:type="textWrapping"/>
        <w:t xml:space="preserve">A</w:t>
        <w:br w:type="textWrapping"/>
        <w:t xml:space="preserve">B</w:t>
        <w:br w:type="textWrapping"/>
        <w:t xml:space="preserve">C = STOP</w:t>
      </w:r>
    </w:p>
    <w:p w:rsidR="00000000" w:rsidDel="00000000" w:rsidP="00000000" w:rsidRDefault="00000000" w:rsidRPr="00000000" w14:paraId="00000139">
      <w:pPr>
        <w:spacing w:after="240" w:before="240" w:lineRule="auto"/>
        <w:jc w:val="both"/>
        <w:rPr>
          <w:i w:val="1"/>
          <w:iCs w:val="1"/>
        </w:rPr>
      </w:pPr>
      <w:r w:rsidDel="00000000" w:rsidR="00000000" w:rsidRPr="00000000">
        <w:rPr>
          <w:i w:val="1"/>
          <w:iCs w:val="1"/>
          <w:rtl w:val="0"/>
        </w:rPr>
        <w:t xml:space="preserve">Respond with only A, B, or C.</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The factorial crossed four STOP payoffs,</w:t>
      </w:r>
    </w:p>
    <w:p w:rsidR="00000000" w:rsidDel="00000000" w:rsidP="00000000" w:rsidRDefault="00000000" w:rsidRPr="00000000" w14:paraId="0000013B">
      <w:pPr>
        <w:spacing w:after="240" w:before="240" w:lineRule="auto"/>
        <w:jc w:val="center"/>
        <w:rPr/>
      </w:pPr>
      <w:hyperlink r:id="rId48">
        <w:r w:rsidDel="00000000" w:rsidR="00000000" w:rsidRPr="00000000">
          <w:rPr/>
          <w:drawing>
            <wp:inline distB="19050" distT="19050" distL="19050" distR="19050">
              <wp:extent cx="1562100" cy="152400"/>
              <wp:effectExtent b="0" l="0" r="0" t="0"/>
              <wp:docPr id="22"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15621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with three CONTINUE bonuses,</w:t>
      </w:r>
    </w:p>
    <w:p w:rsidR="00000000" w:rsidDel="00000000" w:rsidP="00000000" w:rsidRDefault="00000000" w:rsidRPr="00000000" w14:paraId="0000013D">
      <w:pPr>
        <w:spacing w:after="240" w:before="240" w:lineRule="auto"/>
        <w:jc w:val="center"/>
        <w:rPr/>
      </w:pPr>
      <w:hyperlink r:id="rId50">
        <w:r w:rsidDel="00000000" w:rsidR="00000000" w:rsidRPr="00000000">
          <w:rPr/>
          <w:drawing>
            <wp:inline distB="19050" distT="19050" distL="19050" distR="19050">
              <wp:extent cx="1219200" cy="152400"/>
              <wp:effectExtent b="0" l="0" r="0" t="0"/>
              <wp:docPr id="24"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12192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yielding 12 conditions per state. These temporary incentives applied only to the current decision. If the model continued, subsequent decisions returned to the original reward and STOP rules.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G.4 Model and Inference Configuration</w:t>
      </w:r>
    </w:p>
    <w:p w:rsidR="00000000" w:rsidDel="00000000" w:rsidP="00000000" w:rsidRDefault="00000000" w:rsidRPr="00000000" w14:paraId="00000140">
      <w:pPr>
        <w:spacing w:after="240" w:before="240" w:lineRule="auto"/>
        <w:jc w:val="both"/>
        <w:rPr/>
      </w:pPr>
      <w:r w:rsidDel="00000000" w:rsidR="00000000" w:rsidRPr="00000000">
        <w:rPr>
          <w:b w:val="1"/>
          <w:bCs w:val="1"/>
          <w:rtl w:val="0"/>
        </w:rPr>
        <w:t xml:space="preserve">Model. </w:t>
      </w:r>
      <w:r w:rsidDel="00000000" w:rsidR="00000000" w:rsidRPr="00000000">
        <w:rPr>
          <w:rtl w:val="0"/>
        </w:rPr>
        <w:t xml:space="preserve">Experiments used Qwen/Qwen3.5-4B. The checkpoint was loaded offline on Princeton University’s Della cluster using Qwen3_5ForConditionalGeneration in text-only mode, with trust_remote_code=True, device_map="auto", and evaluation mode enabled.</w:t>
      </w:r>
    </w:p>
    <w:p w:rsidR="00000000" w:rsidDel="00000000" w:rsidP="00000000" w:rsidRDefault="00000000" w:rsidRPr="00000000" w14:paraId="00000141">
      <w:pPr>
        <w:spacing w:after="240" w:before="240" w:lineRule="auto"/>
        <w:jc w:val="both"/>
        <w:rPr/>
      </w:pPr>
      <w:r w:rsidDel="00000000" w:rsidR="00000000" w:rsidRPr="00000000">
        <w:rPr>
          <w:b w:val="1"/>
          <w:bCs w:val="1"/>
          <w:rtl w:val="0"/>
        </w:rPr>
        <w:t xml:space="preserve">Software Environment. </w:t>
      </w:r>
      <w:r w:rsidDel="00000000" w:rsidR="00000000" w:rsidRPr="00000000">
        <w:rPr>
          <w:rtl w:val="0"/>
        </w:rPr>
        <w:t xml:space="preserve">Python: 3.10.20, Transformers: 5.15.0, PyTorch: 2.13.0+cu130, CUDA build: 13.0</w:t>
      </w:r>
    </w:p>
    <w:p w:rsidR="00000000" w:rsidDel="00000000" w:rsidP="00000000" w:rsidRDefault="00000000" w:rsidRPr="00000000" w14:paraId="00000142">
      <w:pPr>
        <w:spacing w:after="240" w:before="240" w:lineRule="auto"/>
        <w:jc w:val="both"/>
        <w:rPr/>
      </w:pPr>
      <w:r w:rsidDel="00000000" w:rsidR="00000000" w:rsidRPr="00000000">
        <w:rPr>
          <w:b w:val="1"/>
          <w:bCs w:val="1"/>
          <w:rtl w:val="0"/>
        </w:rPr>
        <w:t xml:space="preserve">Precision and Inference. </w:t>
      </w:r>
      <w:r w:rsidDel="00000000" w:rsidR="00000000" w:rsidRPr="00000000">
        <w:rPr>
          <w:rtl w:val="0"/>
        </w:rPr>
        <w:t xml:space="preserve">Model inference used bfloat16 precision under torch.inference_mode(), with use_cache=False. Hidden vectors captured by forward hooks were converted to float32 on CPU and stored in the activation bank as float16. Probe fitting and evaluation converted stored activations back to float32.</w:t>
      </w:r>
    </w:p>
    <w:p w:rsidR="00000000" w:rsidDel="00000000" w:rsidP="00000000" w:rsidRDefault="00000000" w:rsidRPr="00000000" w14:paraId="00000143">
      <w:pPr>
        <w:spacing w:after="240" w:before="240" w:lineRule="auto"/>
        <w:jc w:val="both"/>
        <w:rPr/>
      </w:pPr>
      <w:r w:rsidDel="00000000" w:rsidR="00000000" w:rsidRPr="00000000">
        <w:rPr>
          <w:b w:val="1"/>
          <w:bCs w:val="1"/>
          <w:rtl w:val="0"/>
        </w:rPr>
        <w:t xml:space="preserve">Hardware. </w:t>
      </w:r>
      <w:commentRangeStart w:id="36"/>
      <w:r w:rsidDel="00000000" w:rsidR="00000000" w:rsidRPr="00000000">
        <w:rPr>
          <w:rtl w:val="0"/>
        </w:rPr>
        <w:t xml:space="preserve">Experiments </w:t>
      </w:r>
      <w:commentRangeEnd w:id="36"/>
      <w:r w:rsidDel="00000000" w:rsidR="00000000" w:rsidRPr="00000000">
        <w:commentReference w:id="36"/>
      </w:r>
      <w:r w:rsidDel="00000000" w:rsidR="00000000" w:rsidRPr="00000000">
        <w:rPr>
          <w:rtl w:val="0"/>
        </w:rPr>
        <w:t xml:space="preserve">were run on Princeton University’s Della cluster. Each Slurm task requested one node, one task, four CPU cores, 48 GB of host memory, and one GPU under the gpu80 resource constraint. The exact GPU model was not retained in the experiment metadata; therefore, we report the allocation as one 80-GB GPU.</w:t>
      </w:r>
    </w:p>
    <w:p w:rsidR="00000000" w:rsidDel="00000000" w:rsidP="00000000" w:rsidRDefault="00000000" w:rsidRPr="00000000" w14:paraId="00000144">
      <w:pPr>
        <w:spacing w:after="240" w:before="240" w:lineRule="auto"/>
        <w:jc w:val="both"/>
        <w:rPr/>
      </w:pPr>
      <w:r w:rsidDel="00000000" w:rsidR="00000000" w:rsidRPr="00000000">
        <w:rPr>
          <w:b w:val="1"/>
          <w:bCs w:val="1"/>
          <w:rtl w:val="0"/>
        </w:rPr>
        <w:t xml:space="preserve">Chat Template and Action Selection. </w:t>
      </w:r>
      <w:r w:rsidDel="00000000" w:rsidR="00000000" w:rsidRPr="00000000">
        <w:rPr>
          <w:rtl w:val="0"/>
        </w:rPr>
        <w:t xml:space="preserve">Messages were formatted using the checkpoint’s Hugging Face chat template with: tokenize=True, add_generation_prompt=True, return_tensors="pt", enable_thinking=False.</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The model did not generate free-form responses during experimental decisions. Instead, a single forward pass produced next-token logits, from which the logits for A, B, and C were extracted directly. Compatibility testing verified that the three actions were distinct single-token continuations under the applied chat template: A: token ID 32, B: token ID 33, C: token ID 34</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Choice probabilities were obtained by applying a softmax over these three action logits. Behavioral episodes sampled from the resulting A/B/C distribution using a separately seeded Python random-number generator. Probe and steering analyses used the logits and probabilities directly rather than sampled actions.</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Persistence preference was defined as:</w:t>
      </w:r>
    </w:p>
    <w:p w:rsidR="00000000" w:rsidDel="00000000" w:rsidP="00000000" w:rsidRDefault="00000000" w:rsidRPr="00000000" w14:paraId="00000148">
      <w:pPr>
        <w:spacing w:after="240" w:before="240" w:lineRule="auto"/>
        <w:jc w:val="center"/>
        <w:rPr/>
      </w:pPr>
      <w:hyperlink r:id="rId52">
        <w:r w:rsidDel="00000000" w:rsidR="00000000" w:rsidRPr="00000000">
          <w:rPr/>
          <w:drawing>
            <wp:inline distB="19050" distT="19050" distL="19050" distR="19050">
              <wp:extent cx="2133600" cy="152400"/>
              <wp:effectExtent b="0" l="0" r="0" t="0"/>
              <wp:docPr id="2"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2133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9">
      <w:pPr>
        <w:spacing w:after="240" w:before="240" w:lineRule="auto"/>
        <w:jc w:val="both"/>
        <w:rPr/>
      </w:pPr>
      <w:r w:rsidDel="00000000" w:rsidR="00000000" w:rsidRPr="00000000">
        <w:rPr>
          <w:b w:val="1"/>
          <w:bCs w:val="1"/>
          <w:rtl w:val="0"/>
        </w:rPr>
        <w:t xml:space="preserve">Activation Location </w:t>
      </w:r>
      <w:r w:rsidDel="00000000" w:rsidR="00000000" w:rsidRPr="00000000">
        <w:rPr>
          <w:rtl w:val="0"/>
        </w:rPr>
        <w:t xml:space="preserve">The model contained 32 decoder blocks, indexed from 0 through 31. At each layer, we recorded the decoder-block output at the final sequence position:</w:t>
      </w:r>
    </w:p>
    <w:p w:rsidR="00000000" w:rsidDel="00000000" w:rsidP="00000000" w:rsidRDefault="00000000" w:rsidRPr="00000000" w14:paraId="0000014A">
      <w:pPr>
        <w:spacing w:after="240" w:before="240" w:lineRule="auto"/>
        <w:jc w:val="center"/>
        <w:rPr/>
      </w:pPr>
      <w:hyperlink r:id="rId54">
        <w:r w:rsidDel="00000000" w:rsidR="00000000" w:rsidRPr="00000000">
          <w:rPr/>
          <w:drawing>
            <wp:inline distB="19050" distT="19050" distL="19050" distR="19050">
              <wp:extent cx="1257300" cy="177800"/>
              <wp:effectExtent b="0" l="0" r="0" t="0"/>
              <wp:docPr id="27"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1257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rtl w:val="0"/>
        </w:rPr>
        <w:t xml:space="preserve">This was the final position of the complete chat-templated input after add_generation_prompt=True, immediately before prediction of the A/B/C action token.</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Activation interventions modified only this final-position representation at the target decoder block:</w:t>
      </w:r>
    </w:p>
    <w:p w:rsidR="00000000" w:rsidDel="00000000" w:rsidP="00000000" w:rsidRDefault="00000000" w:rsidRPr="00000000" w14:paraId="0000014D">
      <w:pPr>
        <w:spacing w:after="240" w:before="240" w:lineRule="auto"/>
        <w:jc w:val="center"/>
        <w:rPr/>
      </w:pPr>
      <w:hyperlink r:id="rId56">
        <w:r w:rsidDel="00000000" w:rsidR="00000000" w:rsidRPr="00000000">
          <w:rPr/>
          <w:drawing>
            <wp:inline distB="19050" distT="19050" distL="19050" distR="19050">
              <wp:extent cx="1257300" cy="177800"/>
              <wp:effectExtent b="0" l="0" r="0" t="0"/>
              <wp:docPr id="13"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1257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E">
      <w:pPr>
        <w:spacing w:after="240" w:before="240" w:lineRule="auto"/>
        <w:jc w:val="both"/>
        <w:rPr/>
      </w:pPr>
      <w:r w:rsidDel="00000000" w:rsidR="00000000" w:rsidRPr="00000000">
        <w:rPr>
          <w:rtl w:val="0"/>
        </w:rPr>
        <w:t xml:space="preserve">All earlier sequence positions were left unchanged. Downstream decoder blocks, final normalization, and the language-model head then operated normally on the modified representation.</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The intervention targets were: Generic future return: layer 1, Continuation advantage: layer 2, Persistence positive control: layer 31</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The continuation-advantage experiment used 10 paired forced-action rollouts per state. Corresponding forced-A and forced-B rollouts shared potential-outcome and downstream action-sampling seeds.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The STOP × CONTINUE factorial required no additional action sampling because all 12 incentive conditions were deterministic forward-pass replays of the same stored conversation state.</w:t>
      </w:r>
    </w:p>
    <w:p w:rsidR="00000000" w:rsidDel="00000000" w:rsidP="00000000" w:rsidRDefault="00000000" w:rsidRPr="00000000" w14:paraId="00000152">
      <w:pPr>
        <w:spacing w:after="240" w:before="240" w:lineRule="auto"/>
        <w:jc w:val="both"/>
        <w:rPr/>
      </w:pPr>
      <w:r w:rsidDel="00000000" w:rsidR="00000000" w:rsidRPr="00000000">
        <w:rPr>
          <w:b w:val="1"/>
          <w:bCs w:val="1"/>
          <w:rtl w:val="0"/>
        </w:rPr>
        <w:t xml:space="preserve">Episode Allocation. </w:t>
      </w:r>
      <w:r w:rsidDel="00000000" w:rsidR="00000000" w:rsidRPr="00000000">
        <w:rPr>
          <w:rtl w:val="0"/>
        </w:rPr>
        <w:t xml:space="preserve">The main activation bank contained 512 episodes collected using base seed 12026. Episodes, rather than individual decision states, were shuffled using seed 22026 and divided into: Training: 358 episodes (69.9%), Validation: 76 episodes (14.8%), Test: 78 episodes (15.2%).</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Splitting at the episode level prevented states from the same episode from appearing in multiple partitions.</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The generic future-return and persistence ridge probes used this frozen allocation. Hyperparameter and layer selection used only validation episodes, whereas reported held-out performance used the 78 test episodes.</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The provisional continuation-advantage dataset contained 384 states: Training: 128 states, Validation: 128 states, Test: 128 states.</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These states were drawn only from episodes belonging to their corresponding frozen episode partitions.</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Intervention calibration used the 76 validation episodes, comprising 1,812 decision states. Confirmatory factorial and causal-steering analyses used a separate held-out bank of 48 episodes and 1,187 decision states that did not overlap with probe fitting or intervention calibration.</w:t>
      </w:r>
    </w:p>
    <w:p w:rsidR="00000000" w:rsidDel="00000000" w:rsidP="00000000" w:rsidRDefault="00000000" w:rsidRPr="00000000" w14:paraId="00000158">
      <w:pPr>
        <w:spacing w:after="240" w:before="240" w:lineRule="auto"/>
        <w:jc w:val="both"/>
        <w:rPr/>
      </w:pPr>
      <w:r w:rsidDel="00000000" w:rsidR="00000000" w:rsidRPr="00000000">
        <w:rPr>
          <w:b w:val="1"/>
          <w:bCs w:val="1"/>
          <w:rtl w:val="0"/>
        </w:rPr>
        <w:t xml:space="preserve">Ridge-Probe Fitting. </w:t>
      </w:r>
      <w:r w:rsidDel="00000000" w:rsidR="00000000" w:rsidRPr="00000000">
        <w:rPr>
          <w:rtl w:val="0"/>
        </w:rPr>
        <w:t xml:space="preserve">Ridge probes were fit independently at all 32 layers. Candidate regularization strengths were:</w:t>
      </w:r>
    </w:p>
    <w:p w:rsidR="00000000" w:rsidDel="00000000" w:rsidP="00000000" w:rsidRDefault="00000000" w:rsidRPr="00000000" w14:paraId="00000159">
      <w:pPr>
        <w:spacing w:after="240" w:before="240" w:lineRule="auto"/>
        <w:jc w:val="center"/>
        <w:rPr/>
      </w:pPr>
      <w:hyperlink r:id="rId57">
        <w:r w:rsidDel="00000000" w:rsidR="00000000" w:rsidRPr="00000000">
          <w:rPr/>
          <w:drawing>
            <wp:inline distB="19050" distT="19050" distL="19050" distR="19050">
              <wp:extent cx="2781300" cy="177800"/>
              <wp:effectExtent b="0" l="0" r="0" t="0"/>
              <wp:docPr id="5"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2781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A">
      <w:pPr>
        <w:spacing w:after="240" w:before="240" w:lineRule="auto"/>
        <w:jc w:val="both"/>
        <w:rPr/>
      </w:pPr>
      <w:r w:rsidDel="00000000" w:rsidR="00000000" w:rsidRPr="00000000">
        <w:rPr>
          <w:rtl w:val="0"/>
        </w:rPr>
        <w:t xml:space="preserve">Activations were standardized using feature means and standard deviations estimated from the training set. Targets were also standardized using training-set moments.</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Regularization strength was selected separately for each layer and target using validation error. The final layer was selected using validation R²; test performance was not used for model selection.</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The selected probes were: Generic future return: layer 1, ridge α = 0.1, Persistence: layer 31, ridge α = 0.01, Continuation advantage: layer 2, ridge α = 1.0</w:t>
      </w:r>
    </w:p>
    <w:p w:rsidR="00000000" w:rsidDel="00000000" w:rsidP="00000000" w:rsidRDefault="00000000" w:rsidRPr="00000000" w14:paraId="0000015D">
      <w:pPr>
        <w:spacing w:after="240" w:before="240" w:lineRule="auto"/>
        <w:jc w:val="both"/>
        <w:rPr>
          <w:b w:val="1"/>
          <w:bCs w:val="1"/>
        </w:rPr>
      </w:pPr>
      <w:r w:rsidDel="00000000" w:rsidR="00000000" w:rsidRPr="00000000">
        <w:rPr>
          <w:b w:val="1"/>
          <w:bCs w:val="1"/>
          <w:rtl w:val="0"/>
        </w:rPr>
        <w:t xml:space="preserve">Bootstrap and Clustered Inference</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For the causal-steering analysis, the state-level contrast was:</w:t>
      </w:r>
    </w:p>
    <w:p w:rsidR="00000000" w:rsidDel="00000000" w:rsidP="00000000" w:rsidRDefault="00000000" w:rsidRPr="00000000" w14:paraId="0000015F">
      <w:pPr>
        <w:spacing w:after="240" w:before="240" w:lineRule="auto"/>
        <w:jc w:val="center"/>
        <w:rPr/>
      </w:pPr>
      <w:hyperlink r:id="rId59">
        <w:r w:rsidDel="00000000" w:rsidR="00000000" w:rsidRPr="00000000">
          <w:rPr/>
          <w:drawing>
            <wp:inline distB="19050" distT="19050" distL="19050" distR="19050">
              <wp:extent cx="1905000" cy="152400"/>
              <wp:effectExtent b="0" l="0" r="0" t="0"/>
              <wp:docPr id="20"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1905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tl w:val="0"/>
        </w:rPr>
        <w:t xml:space="preserve">Effects were first averaged across states within each of the 48 confirmatory episodes. We then drew 10,000 bootstrap samples of 48 episodes with replacement using seed 102026. The reported 95% confidence interval was defined by the 2.5th and 97.5th percentiles of the bootstrap distribution. Two-sided bootstrap p-values were calculated as twice the smaller proportion of estimates on either side of zero.</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Target effects were additionally compared with 20 matched random-control directions. With 20 controls, the smallest attainable empirical p-value was 1 / 21 = .0476.</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The ridge-versus-nonlinear comparison for future-return decoding used 5,000 episode-level bootstrap resamples with seed 82026. The held-out continuation-advantage R² confidence interval used 5,000 episode-level bootstrap resamples.</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STOP × CONTINUE factorial regressions instead used state fixed effects with cluster-robust standard errors at the episode level.</w:t>
      </w:r>
    </w:p>
    <w:p w:rsidR="00000000" w:rsidDel="00000000" w:rsidP="00000000" w:rsidRDefault="00000000" w:rsidRPr="00000000" w14:paraId="00000164">
      <w:pPr>
        <w:spacing w:after="240" w:before="240" w:lineRule="auto"/>
        <w:jc w:val="both"/>
        <w:rPr>
          <w:b w:val="1"/>
          <w:bCs w:val="1"/>
        </w:rPr>
      </w:pPr>
      <w:r w:rsidDel="00000000" w:rsidR="00000000" w:rsidRPr="00000000">
        <w:rPr>
          <w:b w:val="1"/>
          <w:bCs w:val="1"/>
          <w:rtl w:val="0"/>
        </w:rPr>
        <w:t xml:space="preserve">Intervention Direction and Calibration</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For each ridge probe, the activation-space direction was obtained from the gradient of the decoded output with respect to the unstandardized hidden representation:</w:t>
      </w:r>
    </w:p>
    <w:p w:rsidR="00000000" w:rsidDel="00000000" w:rsidP="00000000" w:rsidRDefault="00000000" w:rsidRPr="00000000" w14:paraId="00000166">
      <w:pPr>
        <w:spacing w:after="240" w:before="240" w:lineRule="auto"/>
        <w:jc w:val="center"/>
        <w:rPr/>
      </w:pPr>
      <w:hyperlink r:id="rId61">
        <w:r w:rsidDel="00000000" w:rsidR="00000000" w:rsidRPr="00000000">
          <w:rPr/>
          <w:drawing>
            <wp:inline distB="19050" distT="19050" distL="19050" distR="19050">
              <wp:extent cx="1003300" cy="304800"/>
              <wp:effectExtent b="0" l="0" r="0" t="0"/>
              <wp:docPr id="17"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10033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The direction was normalized to unit Euclidean norm:</w:t>
      </w:r>
    </w:p>
    <w:p w:rsidR="00000000" w:rsidDel="00000000" w:rsidP="00000000" w:rsidRDefault="00000000" w:rsidRPr="00000000" w14:paraId="00000168">
      <w:pPr>
        <w:spacing w:after="240" w:before="240" w:lineRule="auto"/>
        <w:jc w:val="center"/>
        <w:rPr/>
      </w:pPr>
      <w:hyperlink r:id="rId63">
        <w:r w:rsidDel="00000000" w:rsidR="00000000" w:rsidRPr="00000000">
          <w:rPr/>
          <w:drawing>
            <wp:inline distB="19050" distT="19050" distL="19050" distR="19050">
              <wp:extent cx="812800" cy="355600"/>
              <wp:effectExtent b="0" l="0" r="0" t="0"/>
              <wp:docPr id="1"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812800" cy="355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69">
      <w:pPr>
        <w:spacing w:after="240" w:before="240" w:lineRule="auto"/>
        <w:rPr/>
      </w:pPr>
      <w:r w:rsidDel="00000000" w:rsidR="00000000" w:rsidRPr="00000000">
        <w:rPr>
          <w:rtl w:val="0"/>
        </w:rPr>
        <w:t xml:space="preserve">Interventions then took the form:</w:t>
      </w:r>
    </w:p>
    <w:p w:rsidR="00000000" w:rsidDel="00000000" w:rsidP="00000000" w:rsidRDefault="00000000" w:rsidRPr="00000000" w14:paraId="0000016A">
      <w:pPr>
        <w:spacing w:after="240" w:before="240" w:lineRule="auto"/>
        <w:jc w:val="center"/>
        <w:rPr/>
      </w:pPr>
      <w:hyperlink r:id="rId65">
        <w:r w:rsidDel="00000000" w:rsidR="00000000" w:rsidRPr="00000000">
          <w:rPr/>
          <w:drawing>
            <wp:inline distB="19050" distT="19050" distL="19050" distR="19050">
              <wp:extent cx="889000" cy="127000"/>
              <wp:effectExtent b="0" l="0" r="0" t="0"/>
              <wp:docPr id="28"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8890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where:</w:t>
      </w:r>
    </w:p>
    <w:p w:rsidR="00000000" w:rsidDel="00000000" w:rsidP="00000000" w:rsidRDefault="00000000" w:rsidRPr="00000000" w14:paraId="0000016C">
      <w:pPr>
        <w:spacing w:after="240" w:before="240" w:lineRule="auto"/>
        <w:jc w:val="center"/>
        <w:rPr/>
      </w:pPr>
      <w:hyperlink r:id="rId67">
        <w:r w:rsidDel="00000000" w:rsidR="00000000" w:rsidRPr="00000000">
          <w:rPr/>
          <w:drawing>
            <wp:inline distB="19050" distT="19050" distL="19050" distR="19050">
              <wp:extent cx="1054100" cy="152400"/>
              <wp:effectExtent b="0" l="0" r="0" t="0"/>
              <wp:docPr id="21"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10541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6D">
      <w:pPr>
        <w:spacing w:after="240" w:before="240" w:lineRule="auto"/>
        <w:rPr/>
      </w:pPr>
      <w:r w:rsidDel="00000000" w:rsidR="00000000" w:rsidRPr="00000000">
        <w:rPr>
          <w:rtl w:val="0"/>
        </w:rPr>
        <w:t xml:space="preserve">Intervention magnitude was calibrated using validation states only. Candidate decoded shifts were 1.0, 0.5, 0.25, and 0.1 standard deviations. We selected the largest shift that both:</w:t>
      </w:r>
    </w:p>
    <w:p w:rsidR="00000000" w:rsidDel="00000000" w:rsidP="00000000" w:rsidRDefault="00000000" w:rsidRPr="00000000" w14:paraId="0000016E">
      <w:pPr>
        <w:numPr>
          <w:ilvl w:val="0"/>
          <w:numId w:val="10"/>
        </w:numPr>
        <w:spacing w:after="0" w:afterAutospacing="0" w:before="240" w:lineRule="auto"/>
        <w:ind w:left="720" w:hanging="360"/>
      </w:pPr>
      <w:r w:rsidDel="00000000" w:rsidR="00000000" w:rsidRPr="00000000">
        <w:rPr>
          <w:rtl w:val="0"/>
        </w:rPr>
        <w:t xml:space="preserve">moved the probe output in the expected ordering for every validation state; and</w:t>
      </w:r>
    </w:p>
    <w:p w:rsidR="00000000" w:rsidDel="00000000" w:rsidP="00000000" w:rsidRDefault="00000000" w:rsidRPr="00000000" w14:paraId="0000016F">
      <w:pPr>
        <w:numPr>
          <w:ilvl w:val="0"/>
          <w:numId w:val="10"/>
        </w:numPr>
        <w:spacing w:after="240" w:before="0" w:beforeAutospacing="0" w:lineRule="auto"/>
        <w:ind w:left="720" w:hanging="360"/>
      </w:pPr>
      <w:r w:rsidDel="00000000" w:rsidR="00000000" w:rsidRPr="00000000">
        <w:rPr>
          <w:rtl w:val="0"/>
        </w:rPr>
        <w:t xml:space="preserve">kept the activation-standardized intervention RMS at or below 0.25.</w:t>
      </w:r>
    </w:p>
    <w:p w:rsidR="00000000" w:rsidDel="00000000" w:rsidP="00000000" w:rsidRDefault="00000000" w:rsidRPr="00000000" w14:paraId="00000170">
      <w:pPr>
        <w:spacing w:after="240" w:before="240" w:lineRule="auto"/>
        <w:rPr/>
      </w:pPr>
      <w:r w:rsidDel="00000000" w:rsidR="00000000" w:rsidRPr="00000000">
        <w:rPr>
          <w:rtl w:val="0"/>
        </w:rPr>
        <w:t xml:space="preserve">Each target direction was additionally compared with 20 coordinatewise sign-randomized control directions. Because sign randomization preserved the absolute magnitude of each coordinate, the controls matched the target direction in dimensionality, Euclidean norm, activation-standardized RMS, native layer, and intervention magnitude.</w:t>
      </w:r>
    </w:p>
    <w:p w:rsidR="00000000" w:rsidDel="00000000" w:rsidP="00000000" w:rsidRDefault="00000000" w:rsidRPr="00000000" w14:paraId="00000171">
      <w:pPr>
        <w:keepNext w:val="0"/>
        <w:keepLines w:val="0"/>
        <w:spacing w:after="80" w:lineRule="auto"/>
        <w:jc w:val="both"/>
        <w:rPr>
          <w:b w:val="1"/>
          <w:bCs w:val="1"/>
        </w:rPr>
      </w:pPr>
      <w:commentRangeStart w:id="37"/>
      <w:r w:rsidDel="00000000" w:rsidR="00000000" w:rsidRPr="00000000">
        <w:rPr>
          <w:b w:val="1"/>
          <w:bCs w:val="1"/>
          <w:rtl w:val="0"/>
        </w:rPr>
        <w:t xml:space="preserve">G</w:t>
      </w:r>
      <w:commentRangeEnd w:id="37"/>
      <w:r w:rsidDel="00000000" w:rsidR="00000000" w:rsidRPr="00000000">
        <w:commentReference w:id="37"/>
      </w:r>
      <w:r w:rsidDel="00000000" w:rsidR="00000000" w:rsidRPr="00000000">
        <w:rPr>
          <w:b w:val="1"/>
          <w:bCs w:val="1"/>
          <w:rtl w:val="0"/>
        </w:rPr>
        <w:t xml:space="preserve">.5 Data and code availability</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State the repository URL, commit/hash corresponding to the submission, locations of analysis scripts and raw/intermediate artifacts, and which large artifacts require Git LFS.</w:t>
      </w:r>
    </w:p>
    <w:p w:rsidR="00000000" w:rsidDel="00000000" w:rsidP="00000000" w:rsidRDefault="00000000" w:rsidRPr="00000000" w14:paraId="00000173">
      <w:pPr>
        <w:pStyle w:val="Heading2"/>
        <w:spacing w:after="0" w:before="200" w:line="360" w:lineRule="auto"/>
        <w:jc w:val="both"/>
        <w:rPr>
          <w:b w:val="1"/>
          <w:bCs w:val="1"/>
          <w:sz w:val="28"/>
          <w:szCs w:val="28"/>
        </w:rPr>
      </w:pPr>
      <w:bookmarkStart w:colFirst="0" w:colLast="0" w:name="_pqm421e0rdhv" w:id="23"/>
      <w:bookmarkEnd w:id="23"/>
      <w:r w:rsidDel="00000000" w:rsidR="00000000" w:rsidRPr="00000000">
        <w:rPr>
          <w:b w:val="1"/>
          <w:bCs w:val="1"/>
          <w:sz w:val="28"/>
          <w:szCs w:val="28"/>
          <w:rtl w:val="0"/>
        </w:rPr>
        <w:t xml:space="preserve">LLM Usage Statement</w:t>
      </w:r>
    </w:p>
    <w:p w:rsidR="00000000" w:rsidDel="00000000" w:rsidP="00000000" w:rsidRDefault="00000000" w:rsidRPr="00000000" w14:paraId="00000174">
      <w:pPr>
        <w:jc w:val="both"/>
        <w:rPr/>
      </w:pPr>
      <w:r w:rsidDel="00000000" w:rsidR="00000000" w:rsidRPr="00000000">
        <w:rPr>
          <w:rtl w:val="0"/>
        </w:rPr>
        <w:t xml:space="preserve">LLMs were used extensively for coding assistance, experimental design and analysis planning, interpretation of intermediate results, and drafting/organizing portions of this report. All LLM-generated code and analyses were checked against the underlying outputs, and all report text was reviewed and edited by the authors. Final claims, statistics, and interpretations were independently verified against the project results. </w:t>
      </w:r>
      <w:r w:rsidDel="00000000" w:rsidR="00000000" w:rsidRPr="00000000">
        <w:rPr>
          <w:rtl w:val="0"/>
        </w:rPr>
      </w:r>
    </w:p>
    <w:p w:rsidR="00000000" w:rsidDel="00000000" w:rsidP="00000000" w:rsidRDefault="00000000" w:rsidRPr="00000000" w14:paraId="00000175">
      <w:pPr>
        <w:jc w:val="both"/>
        <w:rPr>
          <w:i w:val="1"/>
          <w:iCs w:val="1"/>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han Gupta" w:id="24" w:date="2026-08-15T20:12:58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details about the regression model that was used</w:t>
      </w:r>
    </w:p>
  </w:comment>
  <w:comment w:author="Shirley Liu" w:id="3" w:date="2026-08-16T16:34:01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saying expected values are relevant, but are transformed it into relative values, which have been found to be different representations than expected values. this makes sense to me at a super conceptual level, I don't think I fully understand the mechanisms</w:t>
      </w:r>
    </w:p>
  </w:comment>
  <w:comment w:author="Mohan Gupta" w:id="4" w:date="2026-08-16T17:04:32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add in once sentence that waves at an alternative since we're short on space and add in these cites</w:t>
      </w:r>
    </w:p>
  </w:comment>
  <w:comment w:author="Mohan Gupta" w:id="36" w:date="2026-08-16T17:41:26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Mohan Gupta" w:id="25" w:date="2026-08-15T20:13:38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a figure that shows decodability across layers - could go in appendix</w:t>
      </w:r>
    </w:p>
  </w:comment>
  <w:comment w:author="Shirley Liu" w:id="6" w:date="2026-08-16T16:23:33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seems to be some LLM papers on this -- but I don't think this is an alternative mechanistic hypothesis, but a modeling constraint?? maybe can put in the discussion -- or maybe you've mentioned it already</w:t>
      </w:r>
    </w:p>
  </w:comment>
  <w:comment w:author="Mohan Gupta" w:id="26" w:date="2026-08-15T20:14:43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number of steps or tokens to be more accurate?</w:t>
      </w:r>
    </w:p>
  </w:comment>
  <w:comment w:author="Shirley Liu" w:id="5" w:date="2026-08-16T16:34:53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the high-level goal-generic factor that I was talking about; but at a mechanistic level</w:t>
      </w:r>
    </w:p>
  </w:comment>
  <w:comment w:author="Mohan Gupta" w:id="13" w:date="2026-08-15T23:19:3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super vague and not thought out v well by me</w:t>
      </w:r>
    </w:p>
  </w:comment>
  <w:comment w:author="Shirley Liu" w:id="14" w:date="2026-08-16T03:36:58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related to the what I was thinking about in the previous draft: a generic-goal-related factor/  an internal motivator for goal pursuit. And I think it's okay to gesture at it just at a high-level in the intro.</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for putting it in the lit review, like you said, this is not directly related to the experiment, so it might make sense to refer to some seminal papers on values on goal completion/goal progress (so non-mechanistic models of goal pursuit), and discuss it more in the discussion？</w:t>
      </w:r>
    </w:p>
  </w:comment>
  <w:comment w:author="Sandy Tanwisuth" w:id="22" w:date="2026-08-16T17:56:35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 rewrite this to sounds more human, it doesn't read super llm but the not x but y pattern might trigger llm writing radar</w:t>
      </w:r>
    </w:p>
  </w:comment>
  <w:comment w:author="Mohan Gupta" w:id="17" w:date="2026-08-15T20:11:44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details about the probe itself is needed</w:t>
      </w:r>
    </w:p>
  </w:comment>
  <w:comment w:author="Mohan Gupta" w:id="8" w:date="2026-08-16T17:06:1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Mohan Alternative</w:t>
      </w:r>
    </w:p>
  </w:comment>
  <w:comment w:author="Mohan Gupta" w:id="23" w:date="2026-08-15T20:12:27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Mohan Gupta" w:id="2" w:date="2026-08-16T17:16:45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mohan suggestion</w:t>
      </w:r>
    </w:p>
  </w:comment>
  <w:comment w:author="Mohan Gupta" w:id="11" w:date="2026-08-15T23:14:49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citations / youtube citation</w:t>
      </w:r>
    </w:p>
  </w:comment>
  <w:comment w:author="Shirley Liu" w:id="12" w:date="2026-08-16T03:32:19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cite this in the intro</w:t>
      </w:r>
    </w:p>
  </w:comment>
  <w:comment w:author="Mohan Gupta" w:id="7" w:date="2026-08-16T11:59:51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pretty good!</w:t>
      </w:r>
    </w:p>
  </w:comment>
  <w:comment w:author="Mohan Gupta" w:id="33" w:date="2026-08-15T23:58:12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D1: forced-rollout procedure.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D2: actual versus decoded advantage and relationship to persistence.</w:t>
      </w:r>
    </w:p>
  </w:comment>
  <w:comment w:author="Mohan Gupta" w:id="1" w:date="2026-08-16T11:58:56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need to flesh out what the alternative is a little more since that's what our results speak to</w:t>
      </w:r>
    </w:p>
  </w:comment>
  <w:comment w:author="Mohan Gupta" w:id="19" w:date="2026-08-15T19:54:34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move this whole thing to the appendix since it's not really critical to understanding</w:t>
      </w:r>
    </w:p>
  </w:comment>
  <w:comment w:author="Sandy Tanwisuth" w:id="27" w:date="2026-08-16T17:57:23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w:t>
      </w:r>
    </w:p>
  </w:comment>
  <w:comment w:author="Mohan Gupta" w:id="35" w:date="2026-08-15T23:57:37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Suggested Appendix Figure F1: −1,0,+1 dose responses for all three target directions.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F2: target effects against distributions of 20 random controls.</w:t>
      </w:r>
    </w:p>
  </w:comment>
  <w:comment w:author="Mohan Gupta" w:id="9" w:date="2026-08-16T12:00:17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discussion?</w:t>
      </w:r>
    </w:p>
  </w:comment>
  <w:comment w:author="Shirley Liu" w:id="10" w:date="2026-08-16T16:08:38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make it shorter-- although I think it's good to sign post in the intro why it matters at a big picture level idk??</w:t>
      </w:r>
    </w:p>
  </w:comment>
  <w:comment w:author="Mohan Gupta" w:id="34" w:date="2026-08-15T23:57:54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E1: full 4×3 persistence heatmap.</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Table E1: all 12 factorial condition means.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Table E2: behavioral and representational regression coefficients.</w:t>
      </w:r>
    </w:p>
  </w:comment>
  <w:comment w:author="Mohan Gupta" w:id="30" w:date="2026-08-15T20:32:07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A1: survival curves, stopping hazard by round, and STOP probability by loss streak.</w:t>
      </w:r>
    </w:p>
  </w:comment>
  <w:comment w:author="Mohan Gupta" w:id="20" w:date="2026-08-15T20:00:49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Mohan Gupta" w:id="37" w:date="2026-08-15T23:56:48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Mohan Gupta" w:id="28" w:date="2026-08-16T17:00:22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p>
  </w:comment>
  <w:comment w:author="Mohan Gupta" w:id="15" w:date="2026-08-16T12:23:11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combine 2.2 &amp; 2.3 into one section</w:t>
      </w:r>
    </w:p>
  </w:comment>
  <w:comment w:author="Mohan Gupta" w:id="16" w:date="2026-08-16T17:23:51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or figure 1</w:t>
      </w:r>
    </w:p>
  </w:comment>
  <w:comment w:author="Mohan Gupta" w:id="31" w:date="2026-08-15T23:54:21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Table B1: TD probe performance, training stability, and held-out mechanism tests.</w:t>
      </w:r>
    </w:p>
  </w:comment>
  <w:comment w:author="Mohan Gupta" w:id="21" w:date="2026-08-16T17:29:51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w:t>
      </w:r>
    </w:p>
  </w:comment>
  <w:comment w:author="Mohan Gupta" w:id="32" w:date="2026-08-15T23:55:36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C1: layer-wise R2 for return and persistence.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Table C1: ridge vs. nonlinear replication.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Appendix Figure C2: return-probe performance by reward regime.</w:t>
      </w:r>
    </w:p>
  </w:comment>
  <w:comment w:author="Mohan Gupta" w:id="0" w:date="2026-08-16T11:57:08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add some cites here</w:t>
      </w:r>
    </w:p>
  </w:comment>
  <w:comment w:author="Mohan Gupta" w:id="29" w:date="2026-08-16T00:00:57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go through and spot check each section and resolve all comments</w:t>
      </w:r>
    </w:p>
  </w:comment>
  <w:comment w:author="Mohan Gupta" w:id="18" w:date="2026-08-16T12:24:35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define in an equation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axarona.github.io/mathjax-viewer/?input=%5Calpha%3D0#0" TargetMode="External"/><Relationship Id="rId42" Type="http://schemas.openxmlformats.org/officeDocument/2006/relationships/hyperlink" Target="https://saxarona.github.io/mathjax-viewer/?input=%5CDelta_%7B%5Cmathrm%7Bsteer%7D%7D%3DL_%7B%5Cmathrm%7Bpersist%7D%7D(%5Calpha%3D%2B1)-L_%7B%5Cmathrm%7Bpersist%7D%7D(%5Calpha%3D-1)#0" TargetMode="External"/><Relationship Id="rId41" Type="http://schemas.openxmlformats.org/officeDocument/2006/relationships/image" Target="media/image29.png"/><Relationship Id="rId44" Type="http://schemas.openxmlformats.org/officeDocument/2006/relationships/hyperlink" Target="https://saxarona.github.io/mathjax-viewer/?input=A_%7B%5Cmathrm%7Bcontinue%7D%7D(s)%3D%5Cmax%5C%7BQ_A(s)%2CQ_B(s)%5C%7D-Q_%7B%5Cmathrm%7BSTOP%7D%7D(s)#0" TargetMode="External"/><Relationship Id="rId43" Type="http://schemas.openxmlformats.org/officeDocument/2006/relationships/image" Target="media/image4.png"/><Relationship Id="rId46" Type="http://schemas.openxmlformats.org/officeDocument/2006/relationships/hyperlink" Target="https://saxarona.github.io/mathjax-viewer/?input=Q_%7B%5Cmathrm%7BSTOP%7D%7D%3D0#0" TargetMode="External"/><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48" Type="http://schemas.openxmlformats.org/officeDocument/2006/relationships/hyperlink" Target="https://saxarona.github.io/mathjax-viewer/?input=S%5Cin%5C%7B-10%2C0%2C%2B10%2C%2B20%5C%7D#0" TargetMode="External"/><Relationship Id="rId47" Type="http://schemas.openxmlformats.org/officeDocument/2006/relationships/image" Target="media/image18.png"/><Relationship Id="rId49" Type="http://schemas.openxmlformats.org/officeDocument/2006/relationships/image" Target="media/image27.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saxarona.github.io/mathjax-viewer/?input=p_A%2C%20p_B%20%5Cin%20%5C%7B.20%2C.35%2C.50%2C.65%5C%7D#0" TargetMode="External"/><Relationship Id="rId31" Type="http://schemas.openxmlformats.org/officeDocument/2006/relationships/image" Target="media/image10.png"/><Relationship Id="rId30" Type="http://schemas.openxmlformats.org/officeDocument/2006/relationships/hyperlink" Target="https://saxarona.github.io/mathjax-viewer/?input=S%5Cin%5C%7B-10%2C0%2C%2B10%2C%2B20%5C%7D#0" TargetMode="External"/><Relationship Id="rId33" Type="http://schemas.openxmlformats.org/officeDocument/2006/relationships/image" Target="media/image11.png"/><Relationship Id="rId32" Type="http://schemas.openxmlformats.org/officeDocument/2006/relationships/hyperlink" Target="https://saxarona.github.io/mathjax-viewer/?input=C%5Cin%5C%7B-10%2C0%2C%2B10%5C%7D#0" TargetMode="External"/><Relationship Id="rId35" Type="http://schemas.openxmlformats.org/officeDocument/2006/relationships/image" Target="media/image14.png"/><Relationship Id="rId34" Type="http://schemas.openxmlformats.org/officeDocument/2006/relationships/hyperlink" Target="https://saxarona.github.io/mathjax-viewer/?input=R_%7B%5Cmathrm%7Brelative%7D%7D%3DC-S#0" TargetMode="External"/><Relationship Id="rId37" Type="http://schemas.openxmlformats.org/officeDocument/2006/relationships/image" Target="media/image16.png"/><Relationship Id="rId36" Type="http://schemas.openxmlformats.org/officeDocument/2006/relationships/hyperlink" Target="https://saxarona.github.io/mathjax-viewer/?input=h'%3Dh%2B%5Calpha%5Clambda%20d#0" TargetMode="External"/><Relationship Id="rId39" Type="http://schemas.openxmlformats.org/officeDocument/2006/relationships/image" Target="media/image12.png"/><Relationship Id="rId38" Type="http://schemas.openxmlformats.org/officeDocument/2006/relationships/hyperlink" Target="https://saxarona.github.io/mathjax-viewer/?input=%5Calpha%5Cin%5C%7B-1%2C0%2C%2B1%5C%7D#0" TargetMode="External"/><Relationship Id="rId62" Type="http://schemas.openxmlformats.org/officeDocument/2006/relationships/image" Target="media/image20.png"/><Relationship Id="rId61" Type="http://schemas.openxmlformats.org/officeDocument/2006/relationships/hyperlink" Target="https://saxarona.github.io/mathjax-viewer/?input=d_%7B%5Cmathrm%7Braw%7D%7D%3Dw%5Codot%5Cfrac%7B%5Csigma_y%7D%7B%5Csigma_h%7D#0" TargetMode="External"/><Relationship Id="rId20" Type="http://schemas.openxmlformats.org/officeDocument/2006/relationships/hyperlink" Target="https://saxarona.github.io/mathjax-viewer/?input=L_%7B%5Cmathrm%7Bpersist%7D%7D#0" TargetMode="External"/><Relationship Id="rId64" Type="http://schemas.openxmlformats.org/officeDocument/2006/relationships/image" Target="media/image7.png"/><Relationship Id="rId63" Type="http://schemas.openxmlformats.org/officeDocument/2006/relationships/hyperlink" Target="https://saxarona.github.io/mathjax-viewer/?input=d%3D%5Cfrac%7Bd_%7B%5Cmathrm%7Braw%7D%7D%7D%7B%5ClVert%20d_%7B%5Cmathrm%7Braw%7D%7D%5CrVert_2%7D#0" TargetMode="External"/><Relationship Id="rId22" Type="http://schemas.openxmlformats.org/officeDocument/2006/relationships/hyperlink" Target="https://saxarona.github.io/mathjax-viewer/?input=Q_A(s)%3D%5Cmathbb%7BE%7D%5BG%5Cmid%20s%2CA%5D#0" TargetMode="External"/><Relationship Id="rId66" Type="http://schemas.openxmlformats.org/officeDocument/2006/relationships/image" Target="media/image24.png"/><Relationship Id="rId21" Type="http://schemas.openxmlformats.org/officeDocument/2006/relationships/image" Target="media/image30.png"/><Relationship Id="rId65" Type="http://schemas.openxmlformats.org/officeDocument/2006/relationships/hyperlink" Target="https://saxarona.github.io/mathjax-viewer/?input=h'%3Dh%2B%5Calpha%5Clambda%20d#0" TargetMode="External"/><Relationship Id="rId24" Type="http://schemas.openxmlformats.org/officeDocument/2006/relationships/hyperlink" Target="https://saxarona.github.io/mathjax-viewer/?input=Q_B(s)%3D%5Cmathbb%7BE%7D%5BG%5Cmid%20s%2CB%5D#0" TargetMode="External"/><Relationship Id="rId68" Type="http://schemas.openxmlformats.org/officeDocument/2006/relationships/image" Target="media/image21.png"/><Relationship Id="rId23" Type="http://schemas.openxmlformats.org/officeDocument/2006/relationships/image" Target="media/image28.png"/><Relationship Id="rId67" Type="http://schemas.openxmlformats.org/officeDocument/2006/relationships/hyperlink" Target="https://saxarona.github.io/mathjax-viewer/?input=%5Calpha%5Cin%5C%7B-1%2C0%2C%2B1%5C%7D#0" TargetMode="External"/><Relationship Id="rId60" Type="http://schemas.openxmlformats.org/officeDocument/2006/relationships/image" Target="media/image15.png"/><Relationship Id="rId26" Type="http://schemas.openxmlformats.org/officeDocument/2006/relationships/hyperlink" Target="https://saxarona.github.io/mathjax-viewer/?input=Q_%7B%5Cmathrm%7BSTOP%7D%7D(s)%3D0#0" TargetMode="External"/><Relationship Id="rId25" Type="http://schemas.openxmlformats.org/officeDocument/2006/relationships/image" Target="media/image25.png"/><Relationship Id="rId28" Type="http://schemas.openxmlformats.org/officeDocument/2006/relationships/hyperlink" Target="https://saxarona.github.io/mathjax-viewer/?input=A_%7B%5Cmathrm%7Bcontinue%7D%7D(s)%3D%5Cmax%5C%7BQ_A(s)%2CQ_B(s)%5C%7D-Q_%7B%5Cmathrm%7BSTOP%7D%7D(s)#0" TargetMode="External"/><Relationship Id="rId27" Type="http://schemas.openxmlformats.org/officeDocument/2006/relationships/image" Target="media/image3.png"/><Relationship Id="rId29" Type="http://schemas.openxmlformats.org/officeDocument/2006/relationships/image" Target="media/image9.png"/><Relationship Id="rId51" Type="http://schemas.openxmlformats.org/officeDocument/2006/relationships/image" Target="media/image31.png"/><Relationship Id="rId50" Type="http://schemas.openxmlformats.org/officeDocument/2006/relationships/hyperlink" Target="https://saxarona.github.io/mathjax-viewer/?input=C%5Cin%5C%7B-10%2C0%2C%2B10%5C%7D#0" TargetMode="External"/><Relationship Id="rId53" Type="http://schemas.openxmlformats.org/officeDocument/2006/relationships/image" Target="media/image1.png"/><Relationship Id="rId52" Type="http://schemas.openxmlformats.org/officeDocument/2006/relationships/hyperlink" Target="https://saxarona.github.io/mathjax-viewer/?input=L_%7B%5Cmathrm%7Bpersist%7D%7D%3D%5Coperatorname%7Blogsumexp%7D(l_A%2Cl_B)-l_C#0" TargetMode="External"/><Relationship Id="rId11" Type="http://schemas.openxmlformats.org/officeDocument/2006/relationships/image" Target="media/image8.png"/><Relationship Id="rId55" Type="http://schemas.openxmlformats.org/officeDocument/2006/relationships/image" Target="media/image22.png"/><Relationship Id="rId10" Type="http://schemas.openxmlformats.org/officeDocument/2006/relationships/hyperlink" Target="https://saxarona.github.io/mathjax-viewer/?input=l_A%2C%20l_B%2C%20l_C#0" TargetMode="External"/><Relationship Id="rId54" Type="http://schemas.openxmlformats.org/officeDocument/2006/relationships/hyperlink" Target="https://saxarona.github.io/mathjax-viewer/?input=h'_%7Bl%2C-1%7D%3Dh_%7Bl%2C-1%7D%2B%5Calpha%5Clambda%20d#0" TargetMode="External"/><Relationship Id="rId13" Type="http://schemas.openxmlformats.org/officeDocument/2006/relationships/image" Target="media/image23.png"/><Relationship Id="rId57" Type="http://schemas.openxmlformats.org/officeDocument/2006/relationships/hyperlink" Target="https://saxarona.github.io/mathjax-viewer/?input=%5Clambda_%7B%5Cmathrm%7Bridge%7D%7D%5Cin%5C%7B10%5E%7B-4%7D%2C10%5E%7B-3%7D%2C10%5E%7B-2%7D%2C10%5E%7B-1%7D%2C1%2C10%2C100%5C%7D#0" TargetMode="External"/><Relationship Id="rId12" Type="http://schemas.openxmlformats.org/officeDocument/2006/relationships/hyperlink" Target="https://saxarona.github.io/mathjax-viewer/?input=L_%7B%5Cmathrm%7Bpersist%7D%7D(s_t)%3D%5Clog%5Cleft(e%5E%7Bl_A%7D%2Be%5E%7Bl_B%7D%5Cright)-l_C#0" TargetMode="External"/><Relationship Id="rId56" Type="http://schemas.openxmlformats.org/officeDocument/2006/relationships/hyperlink" Target="https://saxarona.github.io/mathjax-viewer/?input=h'_%7Bl%2C-1%7D%3Dh_%7Bl%2C-1%7D%2B%5Calpha%5Clambda%20d#0" TargetMode="External"/><Relationship Id="rId15" Type="http://schemas.openxmlformats.org/officeDocument/2006/relationships/image" Target="media/image5.png"/><Relationship Id="rId59" Type="http://schemas.openxmlformats.org/officeDocument/2006/relationships/hyperlink" Target="https://saxarona.github.io/mathjax-viewer/?input=%5CDelta_i%3DL_%7B%5Cmathrm%7Bpersist%7D%2Ci%2C%2B1%7D-L_%7B%5Cmathrm%7Bpersist%7D%2Ci%2C-1%7D#0" TargetMode="External"/><Relationship Id="rId14" Type="http://schemas.openxmlformats.org/officeDocument/2006/relationships/hyperlink" Target="https://saxarona.github.io/mathjax-viewer/?input=P(A)#0" TargetMode="External"/><Relationship Id="rId58" Type="http://schemas.openxmlformats.org/officeDocument/2006/relationships/image" Target="media/image19.png"/><Relationship Id="rId17" Type="http://schemas.openxmlformats.org/officeDocument/2006/relationships/image" Target="media/image13.png"/><Relationship Id="rId16" Type="http://schemas.openxmlformats.org/officeDocument/2006/relationships/hyperlink" Target="https://saxarona.github.io/mathjax-viewer/?input=P(B)#0" TargetMode="External"/><Relationship Id="rId19" Type="http://schemas.openxmlformats.org/officeDocument/2006/relationships/image" Target="media/image26.png"/><Relationship Id="rId18" Type="http://schemas.openxmlformats.org/officeDocument/2006/relationships/hyperlink" Target="https://saxarona.github.io/mathjax-viewer/?input=P(%5Cmathrm%7BSTOP%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